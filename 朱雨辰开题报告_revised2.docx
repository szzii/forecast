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7413" w14:textId="77777777" w:rsidR="007D70E6" w:rsidRDefault="00000000">
      <w:pPr>
        <w:spacing w:before="360"/>
        <w:jc w:val="center"/>
        <w:rPr>
          <w:b/>
          <w:spacing w:val="320"/>
          <w:sz w:val="84"/>
          <w:szCs w:val="84"/>
        </w:rPr>
      </w:pPr>
      <w:r>
        <w:rPr>
          <w:rFonts w:hint="eastAsia"/>
          <w:b/>
          <w:spacing w:val="320"/>
          <w:sz w:val="84"/>
          <w:szCs w:val="84"/>
        </w:rPr>
        <w:t xml:space="preserve"> </w:t>
      </w:r>
      <w:r>
        <w:rPr>
          <w:b/>
          <w:noProof/>
          <w:spacing w:val="320"/>
          <w:sz w:val="84"/>
          <w:szCs w:val="84"/>
        </w:rPr>
        <w:drawing>
          <wp:inline distT="0" distB="0" distL="114300" distR="114300" wp14:anchorId="3703BFBF" wp14:editId="25DFD2F0">
            <wp:extent cx="5044440" cy="1481455"/>
            <wp:effectExtent l="0" t="0" r="10160" b="4445"/>
            <wp:docPr id="1" name="图片 3" descr="左右结构换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左右结构换英文"/>
                    <pic:cNvPicPr>
                      <a:picLocks noChangeAspect="1"/>
                    </pic:cNvPicPr>
                  </pic:nvPicPr>
                  <pic:blipFill>
                    <a:blip r:embed="rId8"/>
                    <a:stretch>
                      <a:fillRect/>
                    </a:stretch>
                  </pic:blipFill>
                  <pic:spPr>
                    <a:xfrm>
                      <a:off x="0" y="0"/>
                      <a:ext cx="5044440" cy="1481455"/>
                    </a:xfrm>
                    <a:prstGeom prst="rect">
                      <a:avLst/>
                    </a:prstGeom>
                    <a:noFill/>
                    <a:ln>
                      <a:noFill/>
                    </a:ln>
                  </pic:spPr>
                </pic:pic>
              </a:graphicData>
            </a:graphic>
          </wp:inline>
        </w:drawing>
      </w:r>
    </w:p>
    <w:p w14:paraId="1D848B1E" w14:textId="77777777" w:rsidR="007D70E6" w:rsidRDefault="00000000">
      <w:pPr>
        <w:spacing w:before="360"/>
        <w:jc w:val="center"/>
        <w:rPr>
          <w:b/>
          <w:spacing w:val="40"/>
          <w:sz w:val="56"/>
          <w:szCs w:val="56"/>
        </w:rPr>
      </w:pPr>
      <w:r>
        <w:rPr>
          <w:b/>
          <w:spacing w:val="40"/>
          <w:sz w:val="56"/>
          <w:szCs w:val="56"/>
        </w:rPr>
        <w:t>毕业论文（设计）开题报告</w:t>
      </w:r>
    </w:p>
    <w:p w14:paraId="753FD149" w14:textId="77777777" w:rsidR="007D70E6" w:rsidRDefault="007D70E6"/>
    <w:p w14:paraId="2866508D" w14:textId="77777777" w:rsidR="007D70E6" w:rsidRDefault="007D70E6">
      <w:pPr>
        <w:rPr>
          <w:sz w:val="32"/>
        </w:rPr>
      </w:pPr>
    </w:p>
    <w:tbl>
      <w:tblPr>
        <w:tblW w:w="7230" w:type="dxa"/>
        <w:jc w:val="center"/>
        <w:tblLayout w:type="fixed"/>
        <w:tblLook w:val="04A0" w:firstRow="1" w:lastRow="0" w:firstColumn="1" w:lastColumn="0" w:noHBand="0" w:noVBand="1"/>
      </w:tblPr>
      <w:tblGrid>
        <w:gridCol w:w="1782"/>
        <w:gridCol w:w="297"/>
        <w:gridCol w:w="5151"/>
      </w:tblGrid>
      <w:tr w:rsidR="007E06CE" w14:paraId="1758E29A" w14:textId="77777777">
        <w:trPr>
          <w:trHeight w:val="820"/>
          <w:jc w:val="center"/>
        </w:trPr>
        <w:tc>
          <w:tcPr>
            <w:tcW w:w="1782" w:type="dxa"/>
            <w:vAlign w:val="bottom"/>
          </w:tcPr>
          <w:p w14:paraId="191744E3" w14:textId="77777777" w:rsidR="007E06CE" w:rsidRDefault="007E06CE" w:rsidP="007E06CE">
            <w:pPr>
              <w:spacing w:line="440" w:lineRule="exact"/>
              <w:ind w:left="643" w:hangingChars="200" w:hanging="643"/>
              <w:jc w:val="distribute"/>
              <w:rPr>
                <w:b/>
                <w:bCs/>
                <w:sz w:val="32"/>
                <w:szCs w:val="32"/>
              </w:rPr>
            </w:pPr>
            <w:r>
              <w:rPr>
                <w:b/>
                <w:sz w:val="32"/>
                <w:szCs w:val="22"/>
              </w:rPr>
              <w:t>题</w:t>
            </w:r>
            <w:r>
              <w:rPr>
                <w:b/>
                <w:sz w:val="32"/>
                <w:szCs w:val="22"/>
              </w:rPr>
              <w:t xml:space="preserve">    </w:t>
            </w:r>
            <w:r>
              <w:rPr>
                <w:b/>
                <w:sz w:val="32"/>
                <w:szCs w:val="22"/>
              </w:rPr>
              <w:t>目</w:t>
            </w:r>
          </w:p>
        </w:tc>
        <w:tc>
          <w:tcPr>
            <w:tcW w:w="297" w:type="dxa"/>
            <w:vAlign w:val="bottom"/>
          </w:tcPr>
          <w:p w14:paraId="67F1E879" w14:textId="77777777" w:rsidR="007E06CE" w:rsidRDefault="007E06CE" w:rsidP="007E06CE">
            <w:pPr>
              <w:spacing w:line="440" w:lineRule="exact"/>
              <w:ind w:left="643" w:hangingChars="200" w:hanging="643"/>
              <w:jc w:val="center"/>
              <w:rPr>
                <w:b/>
                <w:bCs/>
                <w:sz w:val="32"/>
                <w:szCs w:val="32"/>
              </w:rPr>
            </w:pPr>
          </w:p>
        </w:tc>
        <w:tc>
          <w:tcPr>
            <w:tcW w:w="5151" w:type="dxa"/>
            <w:tcBorders>
              <w:bottom w:val="single" w:sz="8" w:space="0" w:color="auto"/>
            </w:tcBorders>
            <w:vAlign w:val="bottom"/>
          </w:tcPr>
          <w:p w14:paraId="729E90B8" w14:textId="4BA31B49" w:rsidR="007E06CE" w:rsidRDefault="007E06CE" w:rsidP="007E06CE">
            <w:pPr>
              <w:spacing w:line="440" w:lineRule="exact"/>
              <w:ind w:left="640" w:hangingChars="200" w:hanging="640"/>
              <w:jc w:val="center"/>
              <w:rPr>
                <w:bCs/>
                <w:sz w:val="32"/>
                <w:szCs w:val="32"/>
              </w:rPr>
            </w:pPr>
            <w:r>
              <w:rPr>
                <w:rFonts w:hint="eastAsia"/>
                <w:bCs/>
                <w:sz w:val="32"/>
                <w:szCs w:val="32"/>
              </w:rPr>
              <w:t>基于大数据的空气质量预测系统</w:t>
            </w:r>
          </w:p>
        </w:tc>
      </w:tr>
      <w:tr w:rsidR="007E06CE" w14:paraId="0752D6F9" w14:textId="77777777">
        <w:trPr>
          <w:trHeight w:val="820"/>
          <w:jc w:val="center"/>
        </w:trPr>
        <w:tc>
          <w:tcPr>
            <w:tcW w:w="1782" w:type="dxa"/>
            <w:vAlign w:val="bottom"/>
          </w:tcPr>
          <w:p w14:paraId="660F8774" w14:textId="77777777" w:rsidR="007E06CE" w:rsidRDefault="007E06CE" w:rsidP="007E06CE">
            <w:pPr>
              <w:spacing w:line="440" w:lineRule="exact"/>
              <w:ind w:left="640" w:hangingChars="200" w:hanging="640"/>
              <w:jc w:val="distribute"/>
              <w:rPr>
                <w:rFonts w:eastAsia="等线"/>
                <w:b/>
                <w:bCs/>
                <w:sz w:val="32"/>
                <w:szCs w:val="32"/>
              </w:rPr>
            </w:pPr>
          </w:p>
        </w:tc>
        <w:tc>
          <w:tcPr>
            <w:tcW w:w="297" w:type="dxa"/>
            <w:vAlign w:val="bottom"/>
          </w:tcPr>
          <w:p w14:paraId="37E04865" w14:textId="77777777" w:rsidR="007E06CE" w:rsidRDefault="007E06CE" w:rsidP="007E06CE">
            <w:pPr>
              <w:spacing w:line="440" w:lineRule="exact"/>
              <w:ind w:left="640" w:hangingChars="200" w:hanging="640"/>
              <w:jc w:val="center"/>
              <w:rPr>
                <w:rFonts w:eastAsia="等线"/>
                <w:b/>
                <w:bCs/>
                <w:sz w:val="32"/>
                <w:szCs w:val="32"/>
              </w:rPr>
            </w:pPr>
          </w:p>
        </w:tc>
        <w:tc>
          <w:tcPr>
            <w:tcW w:w="5151" w:type="dxa"/>
            <w:tcBorders>
              <w:bottom w:val="single" w:sz="8" w:space="0" w:color="auto"/>
            </w:tcBorders>
            <w:vAlign w:val="bottom"/>
          </w:tcPr>
          <w:p w14:paraId="74FA734F" w14:textId="6BD18614" w:rsidR="007E06CE" w:rsidRDefault="007E06CE" w:rsidP="007E06CE">
            <w:pPr>
              <w:spacing w:line="440" w:lineRule="exact"/>
              <w:ind w:left="640" w:hangingChars="200" w:hanging="640"/>
              <w:jc w:val="center"/>
              <w:rPr>
                <w:rFonts w:eastAsia="等线"/>
                <w:b/>
                <w:bCs/>
                <w:sz w:val="32"/>
                <w:szCs w:val="32"/>
              </w:rPr>
            </w:pPr>
            <w:r>
              <w:rPr>
                <w:rFonts w:ascii="宋体" w:hAnsi="宋体" w:hint="eastAsia"/>
                <w:sz w:val="32"/>
                <w:szCs w:val="32"/>
              </w:rPr>
              <w:t>设计与实现</w:t>
            </w:r>
          </w:p>
        </w:tc>
      </w:tr>
      <w:tr w:rsidR="007D70E6" w14:paraId="05DB62C0" w14:textId="77777777">
        <w:trPr>
          <w:trHeight w:val="820"/>
          <w:jc w:val="center"/>
        </w:trPr>
        <w:tc>
          <w:tcPr>
            <w:tcW w:w="1782" w:type="dxa"/>
            <w:vAlign w:val="bottom"/>
          </w:tcPr>
          <w:p w14:paraId="5C115B6F" w14:textId="77777777" w:rsidR="007D70E6" w:rsidRDefault="00000000">
            <w:pPr>
              <w:spacing w:line="440" w:lineRule="exact"/>
              <w:ind w:left="643" w:hangingChars="200" w:hanging="643"/>
              <w:jc w:val="distribute"/>
              <w:rPr>
                <w:b/>
                <w:bCs/>
                <w:sz w:val="32"/>
                <w:szCs w:val="32"/>
              </w:rPr>
            </w:pPr>
            <w:r>
              <w:rPr>
                <w:b/>
                <w:bCs/>
                <w:sz w:val="32"/>
                <w:szCs w:val="32"/>
              </w:rPr>
              <w:t>学院</w:t>
            </w:r>
          </w:p>
        </w:tc>
        <w:tc>
          <w:tcPr>
            <w:tcW w:w="297" w:type="dxa"/>
            <w:vAlign w:val="bottom"/>
          </w:tcPr>
          <w:p w14:paraId="356A2C4D" w14:textId="77777777" w:rsidR="007D70E6" w:rsidRDefault="007D70E6">
            <w:pPr>
              <w:spacing w:line="440" w:lineRule="exact"/>
              <w:ind w:left="643" w:hangingChars="200" w:hanging="643"/>
              <w:jc w:val="center"/>
              <w:rPr>
                <w:b/>
                <w:bCs/>
                <w:sz w:val="32"/>
                <w:szCs w:val="32"/>
              </w:rPr>
            </w:pPr>
          </w:p>
        </w:tc>
        <w:tc>
          <w:tcPr>
            <w:tcW w:w="5151" w:type="dxa"/>
            <w:tcBorders>
              <w:bottom w:val="single" w:sz="8" w:space="0" w:color="auto"/>
            </w:tcBorders>
            <w:vAlign w:val="bottom"/>
          </w:tcPr>
          <w:p w14:paraId="0AF31938" w14:textId="77777777" w:rsidR="007D70E6" w:rsidRDefault="00000000">
            <w:pPr>
              <w:spacing w:line="440" w:lineRule="exact"/>
              <w:ind w:left="640" w:hangingChars="200" w:hanging="640"/>
              <w:jc w:val="center"/>
              <w:rPr>
                <w:bCs/>
                <w:sz w:val="32"/>
                <w:szCs w:val="32"/>
              </w:rPr>
            </w:pPr>
            <w:r>
              <w:rPr>
                <w:rFonts w:hint="eastAsia"/>
                <w:bCs/>
                <w:sz w:val="32"/>
                <w:szCs w:val="32"/>
              </w:rPr>
              <w:t>信息</w:t>
            </w:r>
            <w:r>
              <w:rPr>
                <w:bCs/>
                <w:sz w:val="32"/>
                <w:szCs w:val="32"/>
              </w:rPr>
              <w:t>工程学院</w:t>
            </w:r>
          </w:p>
        </w:tc>
      </w:tr>
      <w:tr w:rsidR="007D70E6" w14:paraId="79C8FB45" w14:textId="77777777">
        <w:trPr>
          <w:trHeight w:val="820"/>
          <w:jc w:val="center"/>
        </w:trPr>
        <w:tc>
          <w:tcPr>
            <w:tcW w:w="1782" w:type="dxa"/>
            <w:vAlign w:val="bottom"/>
          </w:tcPr>
          <w:p w14:paraId="16CDAB4C" w14:textId="77777777" w:rsidR="007D70E6" w:rsidRDefault="00000000">
            <w:pPr>
              <w:spacing w:line="440" w:lineRule="exact"/>
              <w:ind w:left="643" w:hangingChars="200" w:hanging="643"/>
              <w:jc w:val="distribute"/>
              <w:rPr>
                <w:b/>
                <w:bCs/>
                <w:sz w:val="32"/>
                <w:szCs w:val="32"/>
              </w:rPr>
            </w:pPr>
            <w:r>
              <w:rPr>
                <w:b/>
                <w:bCs/>
                <w:sz w:val="32"/>
                <w:szCs w:val="32"/>
              </w:rPr>
              <w:t>专业</w:t>
            </w:r>
          </w:p>
        </w:tc>
        <w:tc>
          <w:tcPr>
            <w:tcW w:w="297" w:type="dxa"/>
            <w:vAlign w:val="bottom"/>
          </w:tcPr>
          <w:p w14:paraId="0EB88483"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64826968" w14:textId="77777777" w:rsidR="007D70E6" w:rsidRDefault="00000000">
            <w:pPr>
              <w:spacing w:line="440" w:lineRule="exact"/>
              <w:ind w:left="640" w:hangingChars="200" w:hanging="640"/>
              <w:jc w:val="center"/>
              <w:rPr>
                <w:bCs/>
                <w:sz w:val="32"/>
                <w:szCs w:val="32"/>
              </w:rPr>
            </w:pPr>
            <w:r>
              <w:rPr>
                <w:rFonts w:hint="eastAsia"/>
                <w:bCs/>
                <w:sz w:val="32"/>
                <w:szCs w:val="32"/>
              </w:rPr>
              <w:t>计算机科学与技术（专升本）</w:t>
            </w:r>
          </w:p>
        </w:tc>
      </w:tr>
      <w:tr w:rsidR="007D70E6" w14:paraId="7F47C146" w14:textId="77777777">
        <w:trPr>
          <w:trHeight w:val="820"/>
          <w:jc w:val="center"/>
        </w:trPr>
        <w:tc>
          <w:tcPr>
            <w:tcW w:w="1782" w:type="dxa"/>
            <w:vAlign w:val="bottom"/>
          </w:tcPr>
          <w:p w14:paraId="1F027338" w14:textId="77777777" w:rsidR="007D70E6" w:rsidRDefault="00000000">
            <w:pPr>
              <w:spacing w:line="440" w:lineRule="exact"/>
              <w:ind w:left="643" w:hangingChars="200" w:hanging="643"/>
              <w:jc w:val="distribute"/>
              <w:rPr>
                <w:b/>
                <w:bCs/>
                <w:sz w:val="32"/>
                <w:szCs w:val="32"/>
              </w:rPr>
            </w:pPr>
            <w:r>
              <w:rPr>
                <w:b/>
                <w:bCs/>
                <w:sz w:val="32"/>
                <w:szCs w:val="32"/>
              </w:rPr>
              <w:t>班级</w:t>
            </w:r>
          </w:p>
        </w:tc>
        <w:tc>
          <w:tcPr>
            <w:tcW w:w="297" w:type="dxa"/>
            <w:vAlign w:val="bottom"/>
          </w:tcPr>
          <w:p w14:paraId="2808C921"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00947782" w14:textId="77777777" w:rsidR="007D70E6" w:rsidRDefault="00000000">
            <w:pPr>
              <w:spacing w:line="440" w:lineRule="exact"/>
              <w:ind w:left="640" w:hangingChars="200" w:hanging="640"/>
              <w:jc w:val="center"/>
              <w:rPr>
                <w:bCs/>
                <w:color w:val="FF0000"/>
                <w:sz w:val="32"/>
                <w:szCs w:val="32"/>
              </w:rPr>
            </w:pPr>
            <w:r>
              <w:rPr>
                <w:rFonts w:hint="eastAsia"/>
                <w:bCs/>
                <w:sz w:val="32"/>
                <w:szCs w:val="32"/>
              </w:rPr>
              <w:t>24</w:t>
            </w:r>
            <w:r>
              <w:rPr>
                <w:bCs/>
                <w:sz w:val="32"/>
                <w:szCs w:val="32"/>
              </w:rPr>
              <w:t>级</w:t>
            </w:r>
            <w:r>
              <w:rPr>
                <w:rFonts w:hint="eastAsia"/>
                <w:bCs/>
                <w:sz w:val="32"/>
                <w:szCs w:val="32"/>
              </w:rPr>
              <w:t>计算机专升本</w:t>
            </w:r>
            <w:r>
              <w:rPr>
                <w:bCs/>
                <w:sz w:val="32"/>
                <w:szCs w:val="32"/>
              </w:rPr>
              <w:t>1</w:t>
            </w:r>
            <w:r>
              <w:rPr>
                <w:bCs/>
                <w:sz w:val="32"/>
                <w:szCs w:val="32"/>
              </w:rPr>
              <w:t>班</w:t>
            </w:r>
          </w:p>
        </w:tc>
      </w:tr>
      <w:tr w:rsidR="007D70E6" w14:paraId="25542589" w14:textId="77777777">
        <w:trPr>
          <w:trHeight w:val="820"/>
          <w:jc w:val="center"/>
        </w:trPr>
        <w:tc>
          <w:tcPr>
            <w:tcW w:w="1782" w:type="dxa"/>
            <w:vAlign w:val="bottom"/>
          </w:tcPr>
          <w:p w14:paraId="353C160D" w14:textId="77777777" w:rsidR="007D70E6" w:rsidRDefault="00000000">
            <w:pPr>
              <w:spacing w:line="440" w:lineRule="exact"/>
              <w:ind w:left="643" w:hangingChars="200" w:hanging="643"/>
              <w:jc w:val="distribute"/>
              <w:rPr>
                <w:b/>
                <w:bCs/>
                <w:sz w:val="32"/>
                <w:szCs w:val="32"/>
              </w:rPr>
            </w:pPr>
            <w:r>
              <w:rPr>
                <w:b/>
                <w:bCs/>
                <w:sz w:val="32"/>
                <w:szCs w:val="32"/>
              </w:rPr>
              <w:t>学生</w:t>
            </w:r>
          </w:p>
        </w:tc>
        <w:tc>
          <w:tcPr>
            <w:tcW w:w="297" w:type="dxa"/>
            <w:vAlign w:val="bottom"/>
          </w:tcPr>
          <w:p w14:paraId="0C24FD03"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58777BCD" w14:textId="2E8638AE" w:rsidR="007D70E6" w:rsidRDefault="007E06CE">
            <w:pPr>
              <w:spacing w:line="440" w:lineRule="exact"/>
              <w:ind w:left="640" w:hangingChars="200" w:hanging="640"/>
              <w:jc w:val="center"/>
              <w:rPr>
                <w:bCs/>
                <w:sz w:val="32"/>
                <w:szCs w:val="32"/>
              </w:rPr>
            </w:pPr>
            <w:r w:rsidRPr="007E06CE">
              <w:rPr>
                <w:rFonts w:hint="eastAsia"/>
                <w:bCs/>
                <w:sz w:val="32"/>
                <w:szCs w:val="32"/>
              </w:rPr>
              <w:t>朱雨辰</w:t>
            </w:r>
          </w:p>
        </w:tc>
      </w:tr>
      <w:tr w:rsidR="007D70E6" w14:paraId="4ECC9D62" w14:textId="77777777">
        <w:trPr>
          <w:trHeight w:val="820"/>
          <w:jc w:val="center"/>
        </w:trPr>
        <w:tc>
          <w:tcPr>
            <w:tcW w:w="1782" w:type="dxa"/>
            <w:vAlign w:val="bottom"/>
          </w:tcPr>
          <w:p w14:paraId="2E5F0B21" w14:textId="77777777" w:rsidR="007D70E6" w:rsidRDefault="00000000">
            <w:pPr>
              <w:spacing w:line="440" w:lineRule="exact"/>
              <w:ind w:left="643" w:hangingChars="200" w:hanging="643"/>
              <w:jc w:val="distribute"/>
              <w:rPr>
                <w:b/>
                <w:bCs/>
                <w:sz w:val="32"/>
                <w:szCs w:val="32"/>
              </w:rPr>
            </w:pPr>
            <w:r>
              <w:rPr>
                <w:b/>
                <w:bCs/>
                <w:sz w:val="32"/>
                <w:szCs w:val="32"/>
              </w:rPr>
              <w:t>学号</w:t>
            </w:r>
          </w:p>
        </w:tc>
        <w:tc>
          <w:tcPr>
            <w:tcW w:w="297" w:type="dxa"/>
            <w:vAlign w:val="bottom"/>
          </w:tcPr>
          <w:p w14:paraId="3AC31E0A"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7C9C09A4" w14:textId="13EDBA09" w:rsidR="007D70E6" w:rsidRDefault="007E06CE">
            <w:pPr>
              <w:spacing w:line="440" w:lineRule="exact"/>
              <w:ind w:left="640" w:hangingChars="200" w:hanging="640"/>
              <w:jc w:val="center"/>
              <w:rPr>
                <w:bCs/>
                <w:sz w:val="32"/>
                <w:szCs w:val="32"/>
              </w:rPr>
            </w:pPr>
            <w:r w:rsidRPr="007E06CE">
              <w:rPr>
                <w:sz w:val="32"/>
                <w:szCs w:val="32"/>
              </w:rPr>
              <w:t>202412001083</w:t>
            </w:r>
          </w:p>
        </w:tc>
      </w:tr>
      <w:tr w:rsidR="007D70E6" w14:paraId="5FDD2506" w14:textId="77777777">
        <w:trPr>
          <w:trHeight w:val="820"/>
          <w:jc w:val="center"/>
        </w:trPr>
        <w:tc>
          <w:tcPr>
            <w:tcW w:w="1782" w:type="dxa"/>
            <w:vAlign w:val="bottom"/>
          </w:tcPr>
          <w:p w14:paraId="49554E99" w14:textId="77777777" w:rsidR="007D70E6" w:rsidRDefault="00000000">
            <w:pPr>
              <w:spacing w:line="440" w:lineRule="exact"/>
              <w:ind w:left="643" w:hangingChars="200" w:hanging="643"/>
              <w:jc w:val="distribute"/>
              <w:rPr>
                <w:b/>
                <w:bCs/>
                <w:sz w:val="32"/>
                <w:szCs w:val="32"/>
              </w:rPr>
            </w:pPr>
            <w:r>
              <w:rPr>
                <w:b/>
                <w:sz w:val="32"/>
                <w:szCs w:val="32"/>
              </w:rPr>
              <w:t>指导老师</w:t>
            </w:r>
          </w:p>
        </w:tc>
        <w:tc>
          <w:tcPr>
            <w:tcW w:w="297" w:type="dxa"/>
            <w:vAlign w:val="bottom"/>
          </w:tcPr>
          <w:p w14:paraId="64C177DC" w14:textId="77777777" w:rsidR="007D70E6" w:rsidRDefault="007D70E6">
            <w:pPr>
              <w:spacing w:line="440" w:lineRule="exact"/>
              <w:ind w:left="643" w:hangingChars="200" w:hanging="643"/>
              <w:jc w:val="center"/>
              <w:rPr>
                <w:b/>
                <w:bCs/>
                <w:sz w:val="32"/>
                <w:szCs w:val="32"/>
              </w:rPr>
            </w:pPr>
          </w:p>
        </w:tc>
        <w:tc>
          <w:tcPr>
            <w:tcW w:w="5151" w:type="dxa"/>
            <w:tcBorders>
              <w:top w:val="single" w:sz="8" w:space="0" w:color="auto"/>
              <w:bottom w:val="single" w:sz="8" w:space="0" w:color="auto"/>
            </w:tcBorders>
            <w:vAlign w:val="bottom"/>
          </w:tcPr>
          <w:p w14:paraId="559EE8E7" w14:textId="21363108" w:rsidR="007D70E6" w:rsidRDefault="007E06CE">
            <w:pPr>
              <w:spacing w:line="440" w:lineRule="exact"/>
              <w:ind w:left="640" w:hangingChars="200" w:hanging="640"/>
              <w:jc w:val="center"/>
              <w:rPr>
                <w:bCs/>
                <w:sz w:val="32"/>
                <w:szCs w:val="32"/>
              </w:rPr>
            </w:pPr>
            <w:r w:rsidRPr="007E06CE">
              <w:rPr>
                <w:rFonts w:hint="eastAsia"/>
                <w:bCs/>
                <w:sz w:val="32"/>
                <w:szCs w:val="32"/>
              </w:rPr>
              <w:t>蒋荣军、宋笑宇</w:t>
            </w:r>
          </w:p>
        </w:tc>
      </w:tr>
    </w:tbl>
    <w:p w14:paraId="4A915FC3" w14:textId="77777777" w:rsidR="007D70E6" w:rsidRDefault="007D70E6">
      <w:pPr>
        <w:rPr>
          <w:sz w:val="28"/>
        </w:rPr>
      </w:pPr>
    </w:p>
    <w:p w14:paraId="0426ED68" w14:textId="77777777" w:rsidR="007D70E6" w:rsidRDefault="007D70E6">
      <w:pPr>
        <w:rPr>
          <w:sz w:val="28"/>
        </w:rPr>
      </w:pPr>
    </w:p>
    <w:p w14:paraId="04020FAD" w14:textId="77777777" w:rsidR="007D70E6" w:rsidRDefault="007D70E6">
      <w:pPr>
        <w:jc w:val="left"/>
        <w:rPr>
          <w:sz w:val="32"/>
          <w:szCs w:val="32"/>
        </w:rPr>
      </w:pPr>
    </w:p>
    <w:tbl>
      <w:tblPr>
        <w:tblW w:w="0" w:type="auto"/>
        <w:jc w:val="center"/>
        <w:tblLook w:val="04A0" w:firstRow="1" w:lastRow="0" w:firstColumn="1" w:lastColumn="0" w:noHBand="0" w:noVBand="1"/>
      </w:tblPr>
      <w:tblGrid>
        <w:gridCol w:w="817"/>
        <w:gridCol w:w="1876"/>
        <w:gridCol w:w="817"/>
        <w:gridCol w:w="567"/>
        <w:gridCol w:w="850"/>
        <w:gridCol w:w="4537"/>
      </w:tblGrid>
      <w:tr w:rsidR="007D70E6" w14:paraId="15A2254A" w14:textId="77777777">
        <w:trPr>
          <w:trHeight w:val="624"/>
          <w:jc w:val="center"/>
        </w:trPr>
        <w:tc>
          <w:tcPr>
            <w:tcW w:w="817" w:type="dxa"/>
            <w:vAlign w:val="bottom"/>
          </w:tcPr>
          <w:p w14:paraId="357D5608" w14:textId="77777777" w:rsidR="007D70E6" w:rsidRDefault="00000000">
            <w:pPr>
              <w:pStyle w:val="3"/>
              <w:spacing w:before="0" w:after="0" w:line="240" w:lineRule="auto"/>
              <w:rPr>
                <w:bCs/>
                <w:sz w:val="28"/>
                <w:szCs w:val="28"/>
              </w:rPr>
            </w:pPr>
            <w:r>
              <w:rPr>
                <w:bCs/>
                <w:sz w:val="28"/>
                <w:szCs w:val="28"/>
              </w:rPr>
              <w:lastRenderedPageBreak/>
              <w:t>学院</w:t>
            </w:r>
          </w:p>
        </w:tc>
        <w:tc>
          <w:tcPr>
            <w:tcW w:w="2693" w:type="dxa"/>
            <w:gridSpan w:val="2"/>
            <w:tcBorders>
              <w:bottom w:val="single" w:sz="4" w:space="0" w:color="auto"/>
            </w:tcBorders>
            <w:vAlign w:val="bottom"/>
          </w:tcPr>
          <w:p w14:paraId="2B387D1D" w14:textId="77777777" w:rsidR="007D70E6" w:rsidRDefault="00000000">
            <w:pPr>
              <w:pStyle w:val="3"/>
              <w:spacing w:before="0" w:after="0" w:line="240" w:lineRule="auto"/>
              <w:rPr>
                <w:bCs/>
                <w:sz w:val="28"/>
                <w:szCs w:val="28"/>
              </w:rPr>
            </w:pPr>
            <w:r>
              <w:rPr>
                <w:rFonts w:hint="eastAsia"/>
                <w:bCs/>
                <w:sz w:val="28"/>
                <w:szCs w:val="28"/>
              </w:rPr>
              <w:t>信息工程学院</w:t>
            </w:r>
          </w:p>
        </w:tc>
        <w:tc>
          <w:tcPr>
            <w:tcW w:w="567" w:type="dxa"/>
            <w:vAlign w:val="bottom"/>
          </w:tcPr>
          <w:p w14:paraId="4FCB61AA" w14:textId="77777777" w:rsidR="007D70E6" w:rsidRDefault="007D70E6">
            <w:pPr>
              <w:pStyle w:val="3"/>
              <w:spacing w:before="0" w:after="0" w:line="240" w:lineRule="auto"/>
              <w:rPr>
                <w:bCs/>
                <w:sz w:val="28"/>
                <w:szCs w:val="28"/>
              </w:rPr>
            </w:pPr>
          </w:p>
        </w:tc>
        <w:tc>
          <w:tcPr>
            <w:tcW w:w="850" w:type="dxa"/>
            <w:vAlign w:val="bottom"/>
          </w:tcPr>
          <w:p w14:paraId="478A99E4" w14:textId="77777777" w:rsidR="007D70E6" w:rsidRDefault="00000000">
            <w:pPr>
              <w:pStyle w:val="3"/>
              <w:spacing w:before="0" w:after="0" w:line="240" w:lineRule="auto"/>
              <w:rPr>
                <w:bCs/>
                <w:sz w:val="28"/>
                <w:szCs w:val="28"/>
              </w:rPr>
            </w:pPr>
            <w:r>
              <w:rPr>
                <w:bCs/>
                <w:sz w:val="28"/>
                <w:szCs w:val="28"/>
              </w:rPr>
              <w:t>专业</w:t>
            </w:r>
          </w:p>
        </w:tc>
        <w:tc>
          <w:tcPr>
            <w:tcW w:w="4537" w:type="dxa"/>
            <w:tcBorders>
              <w:bottom w:val="single" w:sz="4" w:space="0" w:color="auto"/>
            </w:tcBorders>
            <w:vAlign w:val="bottom"/>
          </w:tcPr>
          <w:p w14:paraId="3BD5A92F" w14:textId="77777777" w:rsidR="007D70E6" w:rsidRDefault="00000000">
            <w:pPr>
              <w:pStyle w:val="3"/>
              <w:spacing w:before="0" w:after="0" w:line="240" w:lineRule="auto"/>
              <w:rPr>
                <w:bCs/>
                <w:sz w:val="28"/>
                <w:szCs w:val="28"/>
              </w:rPr>
            </w:pPr>
            <w:r>
              <w:rPr>
                <w:rFonts w:hint="eastAsia"/>
                <w:bCs/>
                <w:sz w:val="28"/>
                <w:szCs w:val="28"/>
              </w:rPr>
              <w:t>计算机科学与技术（专升本）</w:t>
            </w:r>
          </w:p>
        </w:tc>
      </w:tr>
      <w:tr w:rsidR="007D70E6" w14:paraId="03E7B8BC" w14:textId="77777777">
        <w:trPr>
          <w:trHeight w:val="624"/>
          <w:jc w:val="center"/>
        </w:trPr>
        <w:tc>
          <w:tcPr>
            <w:tcW w:w="817" w:type="dxa"/>
            <w:vAlign w:val="bottom"/>
          </w:tcPr>
          <w:p w14:paraId="09DD69CF" w14:textId="77777777" w:rsidR="007D70E6" w:rsidRDefault="00000000">
            <w:pPr>
              <w:pStyle w:val="3"/>
              <w:spacing w:before="0" w:after="0" w:line="240" w:lineRule="auto"/>
              <w:rPr>
                <w:bCs/>
                <w:sz w:val="28"/>
                <w:szCs w:val="28"/>
              </w:rPr>
            </w:pPr>
            <w:r>
              <w:rPr>
                <w:rFonts w:hint="eastAsia"/>
                <w:sz w:val="28"/>
                <w:szCs w:val="28"/>
              </w:rPr>
              <w:t>学生</w:t>
            </w:r>
          </w:p>
        </w:tc>
        <w:tc>
          <w:tcPr>
            <w:tcW w:w="2693" w:type="dxa"/>
            <w:gridSpan w:val="2"/>
            <w:tcBorders>
              <w:top w:val="single" w:sz="4" w:space="0" w:color="auto"/>
              <w:bottom w:val="single" w:sz="4" w:space="0" w:color="auto"/>
            </w:tcBorders>
            <w:vAlign w:val="bottom"/>
          </w:tcPr>
          <w:p w14:paraId="085291D7" w14:textId="6D831AA0" w:rsidR="007D70E6" w:rsidRDefault="0093274D">
            <w:pPr>
              <w:pStyle w:val="3"/>
              <w:spacing w:before="0" w:after="0" w:line="240" w:lineRule="auto"/>
              <w:rPr>
                <w:bCs/>
                <w:sz w:val="28"/>
                <w:szCs w:val="28"/>
              </w:rPr>
            </w:pPr>
            <w:r w:rsidRPr="0093274D">
              <w:rPr>
                <w:rFonts w:hint="eastAsia"/>
                <w:bCs/>
                <w:sz w:val="28"/>
                <w:szCs w:val="28"/>
              </w:rPr>
              <w:t>朱雨辰</w:t>
            </w:r>
          </w:p>
        </w:tc>
        <w:tc>
          <w:tcPr>
            <w:tcW w:w="567" w:type="dxa"/>
            <w:vAlign w:val="bottom"/>
          </w:tcPr>
          <w:p w14:paraId="30C1E0D0" w14:textId="77777777" w:rsidR="007D70E6" w:rsidRDefault="007D70E6">
            <w:pPr>
              <w:pStyle w:val="3"/>
              <w:spacing w:before="0" w:after="0" w:line="240" w:lineRule="auto"/>
              <w:rPr>
                <w:bCs/>
                <w:sz w:val="28"/>
                <w:szCs w:val="28"/>
              </w:rPr>
            </w:pPr>
          </w:p>
        </w:tc>
        <w:tc>
          <w:tcPr>
            <w:tcW w:w="850" w:type="dxa"/>
            <w:vAlign w:val="bottom"/>
          </w:tcPr>
          <w:p w14:paraId="49E58C27" w14:textId="77777777" w:rsidR="007D70E6" w:rsidRDefault="00000000">
            <w:pPr>
              <w:pStyle w:val="3"/>
              <w:spacing w:before="0" w:after="0" w:line="240" w:lineRule="auto"/>
              <w:rPr>
                <w:bCs/>
                <w:sz w:val="28"/>
                <w:szCs w:val="28"/>
              </w:rPr>
            </w:pPr>
            <w:r>
              <w:rPr>
                <w:sz w:val="28"/>
                <w:szCs w:val="28"/>
              </w:rPr>
              <w:t>学号</w:t>
            </w:r>
          </w:p>
        </w:tc>
        <w:tc>
          <w:tcPr>
            <w:tcW w:w="4537" w:type="dxa"/>
            <w:tcBorders>
              <w:top w:val="single" w:sz="4" w:space="0" w:color="auto"/>
              <w:bottom w:val="single" w:sz="4" w:space="0" w:color="auto"/>
            </w:tcBorders>
            <w:vAlign w:val="bottom"/>
          </w:tcPr>
          <w:p w14:paraId="5FA67A90" w14:textId="2C842009" w:rsidR="007D70E6" w:rsidRDefault="0093274D">
            <w:pPr>
              <w:pStyle w:val="3"/>
              <w:spacing w:before="0" w:after="0" w:line="240" w:lineRule="auto"/>
              <w:rPr>
                <w:bCs/>
                <w:sz w:val="28"/>
                <w:szCs w:val="28"/>
              </w:rPr>
            </w:pPr>
            <w:r w:rsidRPr="0093274D">
              <w:rPr>
                <w:bCs/>
                <w:sz w:val="28"/>
                <w:szCs w:val="28"/>
              </w:rPr>
              <w:t>202412001083</w:t>
            </w:r>
          </w:p>
        </w:tc>
      </w:tr>
      <w:tr w:rsidR="007D70E6" w14:paraId="7B495F25" w14:textId="77777777">
        <w:trPr>
          <w:trHeight w:val="624"/>
          <w:jc w:val="center"/>
        </w:trPr>
        <w:tc>
          <w:tcPr>
            <w:tcW w:w="2693" w:type="dxa"/>
            <w:gridSpan w:val="2"/>
            <w:vAlign w:val="bottom"/>
          </w:tcPr>
          <w:p w14:paraId="21F076D2" w14:textId="77777777" w:rsidR="007D70E6" w:rsidRDefault="00000000">
            <w:pPr>
              <w:pStyle w:val="3"/>
              <w:spacing w:before="0" w:after="0" w:line="240" w:lineRule="auto"/>
              <w:rPr>
                <w:bCs/>
                <w:sz w:val="28"/>
                <w:szCs w:val="28"/>
              </w:rPr>
            </w:pPr>
            <w:r>
              <w:rPr>
                <w:rFonts w:hint="eastAsia"/>
                <w:sz w:val="28"/>
                <w:szCs w:val="28"/>
              </w:rPr>
              <w:t>论文（设计）</w:t>
            </w:r>
            <w:r>
              <w:rPr>
                <w:sz w:val="28"/>
                <w:szCs w:val="28"/>
              </w:rPr>
              <w:t>题目</w:t>
            </w:r>
          </w:p>
        </w:tc>
        <w:tc>
          <w:tcPr>
            <w:tcW w:w="6771" w:type="dxa"/>
            <w:gridSpan w:val="4"/>
            <w:tcBorders>
              <w:bottom w:val="single" w:sz="4" w:space="0" w:color="auto"/>
            </w:tcBorders>
            <w:vAlign w:val="bottom"/>
          </w:tcPr>
          <w:p w14:paraId="57D5A0C4" w14:textId="31355201" w:rsidR="007D70E6" w:rsidRDefault="0093274D">
            <w:pPr>
              <w:pStyle w:val="3"/>
              <w:spacing w:before="0" w:after="0" w:line="240" w:lineRule="auto"/>
              <w:rPr>
                <w:bCs/>
                <w:sz w:val="28"/>
                <w:szCs w:val="28"/>
              </w:rPr>
            </w:pPr>
            <w:r w:rsidRPr="0093274D">
              <w:rPr>
                <w:rFonts w:hint="eastAsia"/>
                <w:bCs/>
                <w:sz w:val="28"/>
                <w:szCs w:val="28"/>
              </w:rPr>
              <w:t>基于大数据的空气质量预测系统设计与实现</w:t>
            </w:r>
          </w:p>
        </w:tc>
      </w:tr>
    </w:tbl>
    <w:p w14:paraId="5F9B860E" w14:textId="77777777" w:rsidR="007D70E6" w:rsidRDefault="00000000">
      <w:pPr>
        <w:spacing w:before="100"/>
        <w:jc w:val="left"/>
        <w:rPr>
          <w:b/>
          <w:sz w:val="28"/>
        </w:rPr>
      </w:pPr>
      <w:r>
        <w:rPr>
          <w:b/>
          <w:sz w:val="28"/>
        </w:rPr>
        <w:t>一、选题背景与意义</w:t>
      </w:r>
    </w:p>
    <w:p w14:paraId="57FD755F" w14:textId="62EFF85E" w:rsidR="0093274D" w:rsidRDefault="0093274D" w:rsidP="0093274D">
      <w:pPr>
        <w:spacing w:line="300" w:lineRule="auto"/>
        <w:ind w:firstLineChars="200" w:firstLine="420"/>
      </w:pPr>
      <w:r>
        <w:rPr>
          <w:rFonts w:hint="eastAsia"/>
        </w:rPr>
        <w:t>随着全球工业化和城市化的飞速发展，以细颗粒物（</w:t>
      </w:r>
      <w:r>
        <w:rPr>
          <w:rFonts w:hint="eastAsia"/>
        </w:rPr>
        <w:t>PM2.5</w:t>
      </w:r>
      <w:r>
        <w:rPr>
          <w:rFonts w:hint="eastAsia"/>
        </w:rPr>
        <w:t>、</w:t>
      </w:r>
      <w:r>
        <w:rPr>
          <w:rFonts w:hint="eastAsia"/>
        </w:rPr>
        <w:t>PM10</w:t>
      </w:r>
      <w:r>
        <w:rPr>
          <w:rFonts w:hint="eastAsia"/>
        </w:rPr>
        <w:t>）、二氧化硫（</w:t>
      </w:r>
      <w:r>
        <w:rPr>
          <w:rFonts w:hint="eastAsia"/>
        </w:rPr>
        <w:t>SO2</w:t>
      </w:r>
      <w:r>
        <w:rPr>
          <w:rFonts w:hint="eastAsia"/>
        </w:rPr>
        <w:t>）、氮氧化物（</w:t>
      </w:r>
      <w:r>
        <w:rPr>
          <w:rFonts w:hint="eastAsia"/>
        </w:rPr>
        <w:t>NOx</w:t>
      </w:r>
      <w:r>
        <w:rPr>
          <w:rFonts w:hint="eastAsia"/>
        </w:rPr>
        <w:t>）、臭氧（</w:t>
      </w:r>
      <w:r>
        <w:rPr>
          <w:rFonts w:hint="eastAsia"/>
        </w:rPr>
        <w:t>O3</w:t>
      </w:r>
      <w:r>
        <w:rPr>
          <w:rFonts w:hint="eastAsia"/>
        </w:rPr>
        <w:t>）等为代表的空气污染问题日益严峻</w:t>
      </w:r>
      <w:r w:rsidR="006912DC" w:rsidRPr="006912DC">
        <w:rPr>
          <w:vertAlign w:val="superscript"/>
        </w:rPr>
        <w:fldChar w:fldCharType="begin"/>
      </w:r>
      <w:r w:rsidR="006912DC" w:rsidRPr="006912DC">
        <w:rPr>
          <w:vertAlign w:val="superscript"/>
        </w:rPr>
        <w:instrText xml:space="preserve"/>
      </w:r>
      <w:r w:rsidR="006912DC" w:rsidRPr="006912DC">
        <w:rPr>
          <w:rFonts w:hint="eastAsia"/>
          <w:vertAlign w:val="superscript"/>
        </w:rPr>
        <w:instrText>REF _Ref4102 \r \h</w:instrText>
      </w:r>
      <w:r w:rsidR="006912DC" w:rsidRPr="006912DC">
        <w:rPr>
          <w:vertAlign w:val="superscript"/>
        </w:rPr>
        <w:instrText xml:space="preserve"/>
      </w:r>
      <w:r w:rsidR="006912DC">
        <w:rPr>
          <w:vertAlign w:val="superscript"/>
        </w:rPr>
        <w:instrText xml:space="preserve"> \* MERGEFORMAT </w:instrText>
      </w:r>
      <w:r w:rsidR="006912DC" w:rsidRPr="006912DC">
        <w:rPr>
          <w:vertAlign w:val="superscript"/>
        </w:rPr>
      </w:r>
      <w:r w:rsidR="006912DC" w:rsidRPr="006912DC">
        <w:rPr>
          <w:vertAlign w:val="superscript"/>
        </w:rPr>
        <w:fldChar w:fldCharType="separate"/>
      </w:r>
      <w:r w:rsidR="006912DC" w:rsidRPr="006912DC">
        <w:rPr>
          <w:vertAlign w:val="superscript"/>
        </w:rPr>
        <w:t>[1]</w:t>
      </w:r>
      <w:r w:rsidR="006912DC" w:rsidRPr="006912DC">
        <w:rPr>
          <w:vertAlign w:val="superscript"/>
        </w:rPr>
        <w:fldChar w:fldCharType="end"/>
      </w:r>
      <w:r>
        <w:rPr>
          <w:rFonts w:hint="eastAsia"/>
        </w:rPr>
        <w:t>。空气污染不仅导致雾</w:t>
      </w:r>
      <w:proofErr w:type="gramStart"/>
      <w:r>
        <w:rPr>
          <w:rFonts w:hint="eastAsia"/>
        </w:rPr>
        <w:t>霾</w:t>
      </w:r>
      <w:proofErr w:type="gramEnd"/>
      <w:r>
        <w:rPr>
          <w:rFonts w:hint="eastAsia"/>
        </w:rPr>
        <w:t>等可见环境问题，更严重危害公众健康，与呼吸系统疾病、心血管疾病乃至癌症的发病率密切相关</w:t>
      </w:r>
      <w:r w:rsidR="006912DC" w:rsidRPr="006912DC">
        <w:rPr>
          <w:vertAlign w:val="superscript"/>
        </w:rPr>
        <w:fldChar w:fldCharType="begin"/>
      </w:r>
      <w:r w:rsidR="006912DC" w:rsidRPr="006912DC">
        <w:rPr>
          <w:vertAlign w:val="superscript"/>
        </w:rPr>
        <w:instrText xml:space="preserve"/>
      </w:r>
      <w:r w:rsidR="006912DC" w:rsidRPr="006912DC">
        <w:rPr>
          <w:rFonts w:hint="eastAsia"/>
          <w:vertAlign w:val="superscript"/>
        </w:rPr>
        <w:instrText>REF _Ref4553 \r \h</w:instrText>
      </w:r>
      <w:r w:rsidR="006912DC" w:rsidRPr="006912DC">
        <w:rPr>
          <w:vertAlign w:val="superscript"/>
        </w:rPr>
        <w:instrText xml:space="preserve"/>
      </w:r>
      <w:r w:rsidR="006912DC">
        <w:rPr>
          <w:vertAlign w:val="superscript"/>
        </w:rPr>
        <w:instrText xml:space="preserve"> \* MERGEFORMAT </w:instrText>
      </w:r>
      <w:r w:rsidR="006912DC" w:rsidRPr="006912DC">
        <w:rPr>
          <w:vertAlign w:val="superscript"/>
        </w:rPr>
      </w:r>
      <w:r w:rsidR="006912DC" w:rsidRPr="006912DC">
        <w:rPr>
          <w:vertAlign w:val="superscript"/>
        </w:rPr>
        <w:fldChar w:fldCharType="separate"/>
      </w:r>
      <w:r w:rsidR="006912DC" w:rsidRPr="006912DC">
        <w:rPr>
          <w:vertAlign w:val="superscript"/>
        </w:rPr>
        <w:t>[2]</w:t>
      </w:r>
      <w:r w:rsidR="006912DC" w:rsidRPr="006912DC">
        <w:rPr>
          <w:vertAlign w:val="superscript"/>
        </w:rPr>
        <w:fldChar w:fldCharType="end"/>
      </w:r>
      <w:r>
        <w:rPr>
          <w:rFonts w:hint="eastAsia"/>
        </w:rPr>
        <w:t>。世界卫生组织（</w:t>
      </w:r>
      <w:r>
        <w:rPr>
          <w:rFonts w:hint="eastAsia"/>
        </w:rPr>
        <w:t>WHO</w:t>
      </w:r>
      <w:r>
        <w:rPr>
          <w:rFonts w:hint="eastAsia"/>
        </w:rPr>
        <w:t>）已将空气污染列为全球最大的环境健康风险。因此，对空气质量进行精准监测和有效预测，成为环境保护和公共健康管理的迫切需求。</w:t>
      </w:r>
    </w:p>
    <w:p w14:paraId="318CA7B0" w14:textId="77777777" w:rsidR="0093274D" w:rsidRDefault="0093274D" w:rsidP="0093274D">
      <w:pPr>
        <w:spacing w:line="300" w:lineRule="auto"/>
        <w:ind w:firstLineChars="200" w:firstLine="420"/>
      </w:pPr>
      <w:r>
        <w:rPr>
          <w:rFonts w:hint="eastAsia"/>
        </w:rPr>
        <w:t>为公众提供高精度、未来</w:t>
      </w:r>
      <w:r>
        <w:rPr>
          <w:rFonts w:hint="eastAsia"/>
        </w:rPr>
        <w:t>24-72</w:t>
      </w:r>
      <w:r>
        <w:rPr>
          <w:rFonts w:hint="eastAsia"/>
        </w:rPr>
        <w:t>小时的空气质量预报。市民可以据此合理安排出行计划，在污染天气减少户外活动，采取必要的防护措施（如佩戴口罩），有效降低污染暴露风险，保障自身健康。相关应用（如</w:t>
      </w:r>
      <w:r>
        <w:rPr>
          <w:rFonts w:hint="eastAsia"/>
        </w:rPr>
        <w:t>APP</w:t>
      </w:r>
      <w:r>
        <w:rPr>
          <w:rFonts w:hint="eastAsia"/>
        </w:rPr>
        <w:t>、小程序）能极大提升公众的环境知情权和幸福感。为环保部门提供决策支持工具。系统可以</w:t>
      </w:r>
      <w:proofErr w:type="gramStart"/>
      <w:r>
        <w:rPr>
          <w:rFonts w:hint="eastAsia"/>
        </w:rPr>
        <w:t>预测重</w:t>
      </w:r>
      <w:proofErr w:type="gramEnd"/>
      <w:r>
        <w:rPr>
          <w:rFonts w:hint="eastAsia"/>
        </w:rPr>
        <w:t>污染过程的发生、发展和消散，帮助政府提前启动应急预警，实施有针对性的减排措施（如对重点企业限产停产、车辆限行），以最小的经济成本换取最大的环境效益，实现“精准治污”。同时，也能为城市规划、产业布局提供长期的数据参考。</w:t>
      </w:r>
    </w:p>
    <w:p w14:paraId="7C09CD2C" w14:textId="77777777" w:rsidR="0093274D" w:rsidRDefault="0093274D" w:rsidP="0093274D">
      <w:pPr>
        <w:spacing w:line="300" w:lineRule="auto"/>
        <w:ind w:firstLineChars="200" w:firstLine="420"/>
      </w:pPr>
      <w:r>
        <w:rPr>
          <w:rFonts w:hint="eastAsia"/>
        </w:rPr>
        <w:t>（一）国内研究现状</w:t>
      </w:r>
    </w:p>
    <w:p w14:paraId="1F1100B4" w14:textId="77777777" w:rsidR="0093274D" w:rsidRDefault="0093274D" w:rsidP="0093274D">
      <w:pPr>
        <w:spacing w:line="300" w:lineRule="auto"/>
        <w:ind w:firstLineChars="200" w:firstLine="420"/>
      </w:pPr>
      <w:r>
        <w:rPr>
          <w:rFonts w:hint="eastAsia"/>
        </w:rPr>
        <w:t>国内在基于大数据的空气质量预测领域的研究进展显著，高校、科研院所及相关企业都积极参与其中，但也面临着一些挑战。</w:t>
      </w:r>
    </w:p>
    <w:p w14:paraId="6A54CCA2" w14:textId="77777777" w:rsidR="0093274D" w:rsidRDefault="0093274D" w:rsidP="0093274D">
      <w:pPr>
        <w:spacing w:line="300" w:lineRule="auto"/>
        <w:ind w:firstLineChars="200" w:firstLine="420"/>
      </w:pPr>
      <w:r>
        <w:rPr>
          <w:rFonts w:hint="eastAsia"/>
        </w:rPr>
        <w:t>1</w:t>
      </w:r>
      <w:r>
        <w:rPr>
          <w:rFonts w:hint="eastAsia"/>
        </w:rPr>
        <w:t>、许多高校和研究机构在上述方向取得了积极进展：</w:t>
      </w:r>
    </w:p>
    <w:p w14:paraId="523B5B7C" w14:textId="21CA7FE3" w:rsidR="0093274D" w:rsidRDefault="000734BF" w:rsidP="0093274D">
      <w:pPr>
        <w:spacing w:line="300" w:lineRule="auto"/>
        <w:ind w:firstLineChars="200" w:firstLine="420"/>
      </w:pPr>
      <w:proofErr w:type="gramStart"/>
      <w:r>
        <w:rPr>
          <w:rFonts w:hint="eastAsia"/>
        </w:rPr>
        <w:t>成鹏伟等人</w:t>
      </w:r>
      <w:proofErr w:type="gramEnd"/>
      <w:r w:rsidRPr="000734BF">
        <w:rPr>
          <w:vertAlign w:val="superscript"/>
        </w:rPr>
        <w:fldChar w:fldCharType="begin"/>
      </w:r>
      <w:r w:rsidRPr="000734BF">
        <w:rPr>
          <w:vertAlign w:val="superscript"/>
        </w:rPr>
        <w:instrText xml:space="preserve"/>
      </w:r>
      <w:r w:rsidRPr="000734BF">
        <w:rPr>
          <w:rFonts w:hint="eastAsia"/>
          <w:vertAlign w:val="superscript"/>
        </w:rPr>
        <w:instrText>REF _Ref5203 \r \h</w:instrText>
      </w:r>
      <w:r w:rsidRPr="000734BF">
        <w:rPr>
          <w:vertAlign w:val="superscript"/>
        </w:rPr>
        <w:instrText xml:space="preserve"/>
      </w:r>
      <w:r>
        <w:rPr>
          <w:vertAlign w:val="superscript"/>
        </w:rPr>
        <w:instrText xml:space="preserve"> \* MERGEFORMAT </w:instrText>
      </w:r>
      <w:r w:rsidRPr="000734BF">
        <w:rPr>
          <w:vertAlign w:val="superscript"/>
        </w:rPr>
      </w:r>
      <w:r w:rsidRPr="000734BF">
        <w:rPr>
          <w:vertAlign w:val="superscript"/>
        </w:rPr>
        <w:fldChar w:fldCharType="separate"/>
      </w:r>
      <w:r w:rsidRPr="000734BF">
        <w:rPr>
          <w:vertAlign w:val="superscript"/>
        </w:rPr>
        <w:t>[3]</w:t>
      </w:r>
      <w:r w:rsidRPr="000734BF">
        <w:rPr>
          <w:vertAlign w:val="superscript"/>
        </w:rPr>
        <w:fldChar w:fldCharType="end"/>
      </w:r>
      <w:r w:rsidR="0093274D">
        <w:rPr>
          <w:rFonts w:hint="eastAsia"/>
        </w:rPr>
        <w:t>研究</w:t>
      </w:r>
      <w:r w:rsidRPr="000734BF">
        <w:rPr>
          <w:rFonts w:hint="eastAsia"/>
        </w:rPr>
        <w:t>研究基于</w:t>
      </w:r>
      <w:proofErr w:type="spellStart"/>
      <w:r w:rsidRPr="000734BF">
        <w:rPr>
          <w:rFonts w:hint="eastAsia"/>
        </w:rPr>
        <w:t>CatBoost</w:t>
      </w:r>
      <w:proofErr w:type="spellEnd"/>
      <w:r w:rsidRPr="000734BF">
        <w:rPr>
          <w:rFonts w:hint="eastAsia"/>
        </w:rPr>
        <w:t>回归模型</w:t>
      </w:r>
      <w:r w:rsidRPr="000734BF">
        <w:rPr>
          <w:rFonts w:hint="eastAsia"/>
        </w:rPr>
        <w:t>,</w:t>
      </w:r>
      <w:r w:rsidRPr="000734BF">
        <w:rPr>
          <w:rFonts w:hint="eastAsia"/>
        </w:rPr>
        <w:t>结合气象观测数据、空气质量数据及时间特征</w:t>
      </w:r>
      <w:r w:rsidRPr="000734BF">
        <w:rPr>
          <w:rFonts w:hint="eastAsia"/>
        </w:rPr>
        <w:t>,</w:t>
      </w:r>
      <w:r w:rsidRPr="000734BF">
        <w:rPr>
          <w:rFonts w:hint="eastAsia"/>
        </w:rPr>
        <w:t>构建了臭氧浓度预测模型。研究围绕数据预处理、特征工程、模型训练与优化、结果评估与解释展开</w:t>
      </w:r>
      <w:r w:rsidRPr="000734BF">
        <w:rPr>
          <w:rFonts w:hint="eastAsia"/>
        </w:rPr>
        <w:t>,</w:t>
      </w:r>
      <w:r w:rsidRPr="000734BF">
        <w:rPr>
          <w:rFonts w:hint="eastAsia"/>
        </w:rPr>
        <w:t>旨在为太原市空气质量管理和预警提供科学依据</w:t>
      </w:r>
      <w:r w:rsidR="0093274D">
        <w:rPr>
          <w:rFonts w:hint="eastAsia"/>
        </w:rPr>
        <w:t>。</w:t>
      </w:r>
    </w:p>
    <w:p w14:paraId="4A318ED2" w14:textId="60E6CA3A" w:rsidR="0093274D" w:rsidRDefault="000734BF" w:rsidP="0093274D">
      <w:pPr>
        <w:spacing w:line="300" w:lineRule="auto"/>
        <w:ind w:firstLineChars="200" w:firstLine="420"/>
      </w:pPr>
      <w:proofErr w:type="gramStart"/>
      <w:r>
        <w:rPr>
          <w:rFonts w:hint="eastAsia"/>
        </w:rPr>
        <w:t>潘</w:t>
      </w:r>
      <w:proofErr w:type="gramEnd"/>
      <w:r>
        <w:rPr>
          <w:rFonts w:hint="eastAsia"/>
        </w:rPr>
        <w:t>亚群等人</w:t>
      </w:r>
      <w:r w:rsidR="002856B2" w:rsidRPr="002856B2">
        <w:rPr>
          <w:vertAlign w:val="superscript"/>
        </w:rPr>
        <w:fldChar w:fldCharType="begin"/>
      </w:r>
      <w:r w:rsidR="002856B2" w:rsidRPr="002856B2">
        <w:rPr>
          <w:vertAlign w:val="superscript"/>
        </w:rPr>
        <w:instrText xml:space="preserve"/>
      </w:r>
      <w:r w:rsidR="002856B2" w:rsidRPr="002856B2">
        <w:rPr>
          <w:rFonts w:hint="eastAsia"/>
          <w:vertAlign w:val="superscript"/>
        </w:rPr>
        <w:instrText>REF _Ref6176 \r \h</w:instrText>
      </w:r>
      <w:r w:rsidR="002856B2" w:rsidRPr="002856B2">
        <w:rPr>
          <w:vertAlign w:val="superscript"/>
        </w:rPr>
        <w:instrText xml:space="preserve"/>
      </w:r>
      <w:r w:rsidR="002856B2">
        <w:rPr>
          <w:vertAlign w:val="superscript"/>
        </w:rPr>
        <w:instrText xml:space="preserve"> \* MERGEFORMAT </w:instrText>
      </w:r>
      <w:r w:rsidR="002856B2" w:rsidRPr="002856B2">
        <w:rPr>
          <w:vertAlign w:val="superscript"/>
        </w:rPr>
      </w:r>
      <w:r w:rsidR="002856B2" w:rsidRPr="002856B2">
        <w:rPr>
          <w:vertAlign w:val="superscript"/>
        </w:rPr>
        <w:fldChar w:fldCharType="separate"/>
      </w:r>
      <w:r w:rsidR="002856B2" w:rsidRPr="002856B2">
        <w:rPr>
          <w:vertAlign w:val="superscript"/>
        </w:rPr>
        <w:t>[4]</w:t>
      </w:r>
      <w:r w:rsidR="002856B2" w:rsidRPr="002856B2">
        <w:rPr>
          <w:vertAlign w:val="superscript"/>
        </w:rPr>
        <w:fldChar w:fldCharType="end"/>
      </w:r>
      <w:r w:rsidRPr="000734BF">
        <w:rPr>
          <w:rFonts w:hint="eastAsia"/>
        </w:rPr>
        <w:t>基于</w:t>
      </w:r>
      <w:r w:rsidRPr="000734BF">
        <w:rPr>
          <w:rFonts w:hint="eastAsia"/>
        </w:rPr>
        <w:t>Prophet</w:t>
      </w:r>
      <w:r w:rsidRPr="000734BF">
        <w:rPr>
          <w:rFonts w:hint="eastAsia"/>
        </w:rPr>
        <w:t>模型和</w:t>
      </w:r>
      <w:r w:rsidRPr="000734BF">
        <w:rPr>
          <w:rFonts w:hint="eastAsia"/>
        </w:rPr>
        <w:t>Mann-Kendall</w:t>
      </w:r>
      <w:r w:rsidRPr="000734BF">
        <w:rPr>
          <w:rFonts w:hint="eastAsia"/>
        </w:rPr>
        <w:t>（</w:t>
      </w:r>
      <w:r w:rsidRPr="000734BF">
        <w:rPr>
          <w:rFonts w:hint="eastAsia"/>
        </w:rPr>
        <w:t>M-K</w:t>
      </w:r>
      <w:r w:rsidRPr="000734BF">
        <w:rPr>
          <w:rFonts w:hint="eastAsia"/>
        </w:rPr>
        <w:t>）时间趋势检验法预测</w:t>
      </w:r>
      <w:r w:rsidRPr="000734BF">
        <w:rPr>
          <w:rFonts w:hint="eastAsia"/>
        </w:rPr>
        <w:t>2025</w:t>
      </w:r>
      <w:r w:rsidRPr="000734BF">
        <w:rPr>
          <w:rFonts w:hint="eastAsia"/>
        </w:rPr>
        <w:t>年西昌市环境污染物浓度及变化趋势。通过</w:t>
      </w:r>
      <w:r w:rsidRPr="000734BF">
        <w:rPr>
          <w:rFonts w:hint="eastAsia"/>
        </w:rPr>
        <w:t>Python</w:t>
      </w:r>
      <w:r w:rsidRPr="000734BF">
        <w:rPr>
          <w:rFonts w:hint="eastAsia"/>
        </w:rPr>
        <w:t>编译</w:t>
      </w:r>
      <w:r w:rsidRPr="000734BF">
        <w:rPr>
          <w:rFonts w:hint="eastAsia"/>
        </w:rPr>
        <w:t>Prophet</w:t>
      </w:r>
      <w:r w:rsidRPr="000734BF">
        <w:rPr>
          <w:rFonts w:hint="eastAsia"/>
        </w:rPr>
        <w:t>模型来分析西昌市环境监测近</w:t>
      </w:r>
      <w:r w:rsidRPr="000734BF">
        <w:rPr>
          <w:rFonts w:hint="eastAsia"/>
        </w:rPr>
        <w:t>10</w:t>
      </w:r>
      <w:r w:rsidRPr="000734BF">
        <w:rPr>
          <w:rFonts w:hint="eastAsia"/>
        </w:rPr>
        <w:t>年的数据确定突变点，完成西昌市</w:t>
      </w:r>
      <w:r w:rsidRPr="000734BF">
        <w:rPr>
          <w:rFonts w:hint="eastAsia"/>
        </w:rPr>
        <w:t>2025</w:t>
      </w:r>
      <w:r w:rsidRPr="000734BF">
        <w:rPr>
          <w:rFonts w:hint="eastAsia"/>
        </w:rPr>
        <w:t>年</w:t>
      </w:r>
      <w:r w:rsidRPr="000734BF">
        <w:rPr>
          <w:rFonts w:hint="eastAsia"/>
        </w:rPr>
        <w:t>PM</w:t>
      </w:r>
      <w:r w:rsidRPr="000734BF">
        <w:rPr>
          <w:rFonts w:hint="eastAsia"/>
          <w:vertAlign w:val="subscript"/>
        </w:rPr>
        <w:t>2.5</w:t>
      </w:r>
      <w:r w:rsidRPr="000734BF">
        <w:rPr>
          <w:rFonts w:hint="eastAsia"/>
        </w:rPr>
        <w:t>、</w:t>
      </w:r>
      <w:r w:rsidRPr="000734BF">
        <w:rPr>
          <w:rFonts w:hint="eastAsia"/>
        </w:rPr>
        <w:t>PM</w:t>
      </w:r>
      <w:r w:rsidRPr="000734BF">
        <w:rPr>
          <w:rFonts w:hint="eastAsia"/>
          <w:vertAlign w:val="subscript"/>
        </w:rPr>
        <w:t>10</w:t>
      </w:r>
      <w:r w:rsidRPr="000734BF">
        <w:rPr>
          <w:rFonts w:hint="eastAsia"/>
        </w:rPr>
        <w:t>、</w:t>
      </w:r>
      <w:r w:rsidRPr="000734BF">
        <w:rPr>
          <w:rFonts w:hint="eastAsia"/>
        </w:rPr>
        <w:t>NO</w:t>
      </w:r>
      <w:r w:rsidRPr="000734BF">
        <w:rPr>
          <w:rFonts w:hint="eastAsia"/>
          <w:vertAlign w:val="subscript"/>
        </w:rPr>
        <w:t>2</w:t>
      </w:r>
      <w:r w:rsidRPr="000734BF">
        <w:rPr>
          <w:rFonts w:hint="eastAsia"/>
        </w:rPr>
        <w:t>、</w:t>
      </w:r>
      <w:r w:rsidRPr="000734BF">
        <w:rPr>
          <w:rFonts w:hint="eastAsia"/>
        </w:rPr>
        <w:t>SO</w:t>
      </w:r>
      <w:r w:rsidRPr="000734BF">
        <w:rPr>
          <w:rFonts w:hint="eastAsia"/>
          <w:vertAlign w:val="subscript"/>
        </w:rPr>
        <w:t>2</w:t>
      </w:r>
      <w:r w:rsidRPr="000734BF">
        <w:rPr>
          <w:rFonts w:hint="eastAsia"/>
        </w:rPr>
        <w:t>、</w:t>
      </w:r>
      <w:r w:rsidRPr="000734BF">
        <w:rPr>
          <w:rFonts w:hint="eastAsia"/>
        </w:rPr>
        <w:t>O</w:t>
      </w:r>
      <w:r w:rsidRPr="000734BF">
        <w:rPr>
          <w:rFonts w:hint="eastAsia"/>
          <w:vertAlign w:val="subscript"/>
        </w:rPr>
        <w:t>3</w:t>
      </w:r>
      <w:r w:rsidRPr="000734BF">
        <w:rPr>
          <w:rFonts w:hint="eastAsia"/>
        </w:rPr>
        <w:t>、</w:t>
      </w:r>
      <w:r w:rsidRPr="000734BF">
        <w:rPr>
          <w:rFonts w:hint="eastAsia"/>
        </w:rPr>
        <w:t>CO</w:t>
      </w:r>
      <w:r w:rsidR="000654EA">
        <w:rPr>
          <w:rFonts w:hint="eastAsia"/>
        </w:rPr>
        <w:t>这</w:t>
      </w:r>
      <w:r w:rsidR="000654EA">
        <w:t>6</w:t>
      </w:r>
      <w:r w:rsidRPr="000734BF">
        <w:rPr>
          <w:rFonts w:hint="eastAsia"/>
        </w:rPr>
        <w:t>项污染物浓度预测，并采用均方根误差、可决系数及平均偏差误差等对模型拟合情况与预测值偏差情况进行相应评价</w:t>
      </w:r>
      <w:r w:rsidR="0093274D">
        <w:rPr>
          <w:rFonts w:hint="eastAsia"/>
        </w:rPr>
        <w:t>。</w:t>
      </w:r>
    </w:p>
    <w:p w14:paraId="56277665" w14:textId="77777777" w:rsidR="0093274D" w:rsidRDefault="0093274D" w:rsidP="0093274D">
      <w:pPr>
        <w:spacing w:line="300" w:lineRule="auto"/>
        <w:ind w:firstLineChars="200" w:firstLine="420"/>
      </w:pPr>
      <w:r>
        <w:rPr>
          <w:rFonts w:hint="eastAsia"/>
        </w:rPr>
        <w:t>2</w:t>
      </w:r>
      <w:r>
        <w:rPr>
          <w:rFonts w:hint="eastAsia"/>
        </w:rPr>
        <w:t>、尽管国内研究取得了显著进展，但在迈向更加精准、高效的空气质量预测道路上，仍然面临着多方面的挑战：</w:t>
      </w:r>
    </w:p>
    <w:p w14:paraId="6C408B6A" w14:textId="54FF21A9" w:rsidR="0093274D" w:rsidRDefault="0093274D" w:rsidP="0093274D">
      <w:pPr>
        <w:spacing w:line="300" w:lineRule="auto"/>
        <w:ind w:firstLineChars="200" w:firstLine="420"/>
      </w:pPr>
      <w:r>
        <w:rPr>
          <w:rFonts w:hint="eastAsia"/>
        </w:rPr>
        <w:t>多源异构数据融合的复杂性</w:t>
      </w:r>
      <w:r w:rsidR="00EF39BB" w:rsidRPr="00EF39BB">
        <w:rPr>
          <w:vertAlign w:val="superscript"/>
        </w:rPr>
        <w:fldChar w:fldCharType="begin"/>
      </w:r>
      <w:r w:rsidR="00EF39BB" w:rsidRPr="00EF39BB">
        <w:rPr>
          <w:vertAlign w:val="superscript"/>
        </w:rPr>
        <w:instrText xml:space="preserve"/>
      </w:r>
      <w:r w:rsidR="00EF39BB" w:rsidRPr="00EF39BB">
        <w:rPr>
          <w:rFonts w:hint="eastAsia"/>
          <w:vertAlign w:val="superscript"/>
        </w:rPr>
        <w:instrText>REF _Ref11185 \r \h</w:instrText>
      </w:r>
      <w:r w:rsidR="00EF39BB" w:rsidRPr="00EF39BB">
        <w:rPr>
          <w:vertAlign w:val="superscript"/>
        </w:rPr>
        <w:instrText xml:space="preserve"/>
      </w:r>
      <w:r w:rsidR="00EF39BB">
        <w:rPr>
          <w:vertAlign w:val="superscript"/>
        </w:rPr>
        <w:instrText xml:space="preserve"> \* MERGEFORMAT </w:instrText>
      </w:r>
      <w:r w:rsidR="00EF39BB" w:rsidRPr="00EF39BB">
        <w:rPr>
          <w:vertAlign w:val="superscript"/>
        </w:rPr>
      </w:r>
      <w:r w:rsidR="00EF39BB" w:rsidRPr="00EF39BB">
        <w:rPr>
          <w:vertAlign w:val="superscript"/>
        </w:rPr>
        <w:fldChar w:fldCharType="separate"/>
      </w:r>
      <w:r w:rsidR="00EF39BB" w:rsidRPr="00EF39BB">
        <w:rPr>
          <w:vertAlign w:val="superscript"/>
        </w:rPr>
        <w:t>[5]</w:t>
      </w:r>
      <w:r w:rsidR="00EF39BB" w:rsidRPr="00EF39BB">
        <w:rPr>
          <w:vertAlign w:val="superscript"/>
        </w:rPr>
        <w:fldChar w:fldCharType="end"/>
      </w:r>
      <w:r>
        <w:rPr>
          <w:rFonts w:hint="eastAsia"/>
        </w:rPr>
        <w:t>：来自卫星遥感、地基台站、数值模拟等多源数据，因其时空尺度、精度和观测原理的显著差异，如同散落的拼图，难以有效融合利用。虽然智能融合感知方法等技术在努力解决此问题，但要形成高效、精准、实时的业务化能力仍非易事。</w:t>
      </w:r>
    </w:p>
    <w:p w14:paraId="03314504" w14:textId="657E7ED3" w:rsidR="0093274D" w:rsidRDefault="0093274D" w:rsidP="0093274D">
      <w:pPr>
        <w:spacing w:line="300" w:lineRule="auto"/>
        <w:ind w:firstLineChars="200" w:firstLine="420"/>
      </w:pPr>
      <w:r>
        <w:rPr>
          <w:rFonts w:hint="eastAsia"/>
        </w:rPr>
        <w:t>机理与数据的深度融合难题</w:t>
      </w:r>
      <w:r w:rsidR="00D2799B" w:rsidRPr="00D2799B">
        <w:rPr>
          <w:vertAlign w:val="superscript"/>
        </w:rPr>
        <w:fldChar w:fldCharType="begin"/>
      </w:r>
      <w:r w:rsidR="00D2799B" w:rsidRPr="00D2799B">
        <w:rPr>
          <w:vertAlign w:val="superscript"/>
        </w:rPr>
        <w:instrText xml:space="preserve"/>
      </w:r>
      <w:r w:rsidR="00D2799B" w:rsidRPr="00D2799B">
        <w:rPr>
          <w:rFonts w:hint="eastAsia"/>
          <w:vertAlign w:val="superscript"/>
        </w:rPr>
        <w:instrText>REF _Ref212032446 \r \h</w:instrText>
      </w:r>
      <w:r w:rsidR="00D2799B" w:rsidRPr="00D2799B">
        <w:rPr>
          <w:vertAlign w:val="superscript"/>
        </w:rPr>
        <w:instrText xml:space="preserve"/>
      </w:r>
      <w:r w:rsidR="00D2799B">
        <w:rPr>
          <w:vertAlign w:val="superscript"/>
        </w:rPr>
        <w:instrText xml:space="preserve"> \* MERGEFORMAT </w:instrText>
      </w:r>
      <w:r w:rsidR="00D2799B" w:rsidRPr="00D2799B">
        <w:rPr>
          <w:vertAlign w:val="superscript"/>
        </w:rPr>
      </w:r>
      <w:r w:rsidR="00D2799B" w:rsidRPr="00D2799B">
        <w:rPr>
          <w:vertAlign w:val="superscript"/>
        </w:rPr>
        <w:fldChar w:fldCharType="separate"/>
      </w:r>
      <w:r w:rsidR="00D2799B" w:rsidRPr="00D2799B">
        <w:rPr>
          <w:vertAlign w:val="superscript"/>
        </w:rPr>
        <w:t>[6]</w:t>
      </w:r>
      <w:r w:rsidR="00D2799B" w:rsidRPr="00D2799B">
        <w:rPr>
          <w:vertAlign w:val="superscript"/>
        </w:rPr>
        <w:fldChar w:fldCharType="end"/>
      </w:r>
      <w:r>
        <w:rPr>
          <w:rFonts w:hint="eastAsia"/>
        </w:rPr>
        <w:t>：无论是纯粹的数值模型（对机理要求高，计算成本大）还是纯粹的数据驱动</w:t>
      </w:r>
      <w:r>
        <w:rPr>
          <w:rFonts w:hint="eastAsia"/>
        </w:rPr>
        <w:t>AI</w:t>
      </w:r>
      <w:r>
        <w:rPr>
          <w:rFonts w:hint="eastAsia"/>
        </w:rPr>
        <w:t>模型（可解释性弱，对物理过程表征不足）都有其局限性。虽然“数值模拟</w:t>
      </w:r>
      <w:r>
        <w:rPr>
          <w:rFonts w:hint="eastAsia"/>
        </w:rPr>
        <w:t>+AI</w:t>
      </w:r>
      <w:r>
        <w:rPr>
          <w:rFonts w:hint="eastAsia"/>
        </w:rPr>
        <w:t>”的混合</w:t>
      </w:r>
      <w:r>
        <w:rPr>
          <w:rFonts w:hint="eastAsia"/>
        </w:rPr>
        <w:lastRenderedPageBreak/>
        <w:t>范式是方向，但如何真正实现机理与数据的深度融合，而不仅仅是简单叠加，开发出物理可解释、运行高效且精准的下一代模型，仍是学术和工程上的前沿挑战。</w:t>
      </w:r>
    </w:p>
    <w:p w14:paraId="14316653" w14:textId="76FBB695" w:rsidR="0093274D" w:rsidRDefault="0093274D" w:rsidP="0093274D">
      <w:pPr>
        <w:spacing w:line="300" w:lineRule="auto"/>
        <w:ind w:firstLineChars="200" w:firstLine="420"/>
      </w:pPr>
      <w:r>
        <w:rPr>
          <w:rFonts w:hint="eastAsia"/>
        </w:rPr>
        <w:t>模型普适性与本地化应用的平衡</w:t>
      </w:r>
      <w:r w:rsidR="003167D2" w:rsidRPr="003167D2">
        <w:rPr>
          <w:vertAlign w:val="superscript"/>
        </w:rPr>
        <w:fldChar w:fldCharType="begin"/>
      </w:r>
      <w:r w:rsidR="003167D2" w:rsidRPr="003167D2">
        <w:rPr>
          <w:vertAlign w:val="superscript"/>
        </w:rPr>
        <w:instrText xml:space="preserve"/>
      </w:r>
      <w:r w:rsidR="003167D2" w:rsidRPr="003167D2">
        <w:rPr>
          <w:rFonts w:hint="eastAsia"/>
          <w:vertAlign w:val="superscript"/>
        </w:rPr>
        <w:instrText>REF _Ref212032635 \r \h</w:instrText>
      </w:r>
      <w:r w:rsidR="003167D2" w:rsidRPr="003167D2">
        <w:rPr>
          <w:vertAlign w:val="superscript"/>
        </w:rPr>
        <w:instrText xml:space="preserve"/>
      </w:r>
      <w:r w:rsidR="003167D2">
        <w:rPr>
          <w:vertAlign w:val="superscript"/>
        </w:rPr>
        <w:instrText xml:space="preserve"> \* MERGEFORMAT </w:instrText>
      </w:r>
      <w:r w:rsidR="003167D2" w:rsidRPr="003167D2">
        <w:rPr>
          <w:vertAlign w:val="superscript"/>
        </w:rPr>
      </w:r>
      <w:r w:rsidR="003167D2" w:rsidRPr="003167D2">
        <w:rPr>
          <w:vertAlign w:val="superscript"/>
        </w:rPr>
        <w:fldChar w:fldCharType="separate"/>
      </w:r>
      <w:r w:rsidR="003167D2" w:rsidRPr="003167D2">
        <w:rPr>
          <w:vertAlign w:val="superscript"/>
        </w:rPr>
        <w:t>[7]</w:t>
      </w:r>
      <w:r w:rsidR="003167D2" w:rsidRPr="003167D2">
        <w:rPr>
          <w:vertAlign w:val="superscript"/>
        </w:rPr>
        <w:fldChar w:fldCharType="end"/>
      </w:r>
      <w:r>
        <w:rPr>
          <w:rFonts w:hint="eastAsia"/>
        </w:rPr>
        <w:t>：研发全国乃至全球尺度的通用模型至关重要，但不同地区的地理气候条件、污染源结构差异巨大。一些地区的预报系统有时仍较为单一，可能过于依赖工作人员经验填报基础数据，在重污染天气或臭氧高发期等特殊时段，数据的准确性难以达到预期。如何将先进模型与本地实际需求相结合，开发适合本地的预报模型，并盘活各类数据，是提升基层预报能力的关键。</w:t>
      </w:r>
    </w:p>
    <w:p w14:paraId="54859041" w14:textId="77777777" w:rsidR="0093274D" w:rsidRDefault="0093274D" w:rsidP="0093274D">
      <w:pPr>
        <w:spacing w:line="300" w:lineRule="auto"/>
        <w:ind w:firstLineChars="200" w:firstLine="420"/>
      </w:pPr>
      <w:r>
        <w:rPr>
          <w:rFonts w:hint="eastAsia"/>
        </w:rPr>
        <w:t>（二）国外研究现状</w:t>
      </w:r>
    </w:p>
    <w:p w14:paraId="22FBF5C4" w14:textId="77777777" w:rsidR="0093274D" w:rsidRDefault="0093274D" w:rsidP="0093274D">
      <w:pPr>
        <w:spacing w:line="300" w:lineRule="auto"/>
        <w:ind w:firstLineChars="200" w:firstLine="420"/>
      </w:pPr>
      <w:r>
        <w:rPr>
          <w:rFonts w:hint="eastAsia"/>
        </w:rPr>
        <w:t>国外的研究已不再局限于单一模型，而是积极探索人工智能（</w:t>
      </w:r>
      <w:r>
        <w:rPr>
          <w:rFonts w:hint="eastAsia"/>
        </w:rPr>
        <w:t>AI</w:t>
      </w:r>
      <w:r>
        <w:rPr>
          <w:rFonts w:hint="eastAsia"/>
        </w:rPr>
        <w:t>）与基于物理化学机理的传统数值模型的深度融合，形成“</w:t>
      </w:r>
      <w:r>
        <w:rPr>
          <w:rFonts w:hint="eastAsia"/>
        </w:rPr>
        <w:t>1+1&gt;2</w:t>
      </w:r>
      <w:r>
        <w:rPr>
          <w:rFonts w:hint="eastAsia"/>
        </w:rPr>
        <w:t>”的效应。</w:t>
      </w:r>
    </w:p>
    <w:p w14:paraId="3710261D" w14:textId="05131057" w:rsidR="0093274D" w:rsidRDefault="009A7995" w:rsidP="0093274D">
      <w:pPr>
        <w:spacing w:line="300" w:lineRule="auto"/>
        <w:ind w:firstLineChars="200" w:firstLine="420"/>
      </w:pPr>
      <w:r>
        <w:rPr>
          <w:rFonts w:hint="eastAsia"/>
        </w:rPr>
        <w:t>W</w:t>
      </w:r>
      <w:r>
        <w:t>ang</w:t>
      </w:r>
      <w:r>
        <w:rPr>
          <w:rFonts w:hint="eastAsia"/>
        </w:rPr>
        <w:t>等人</w:t>
      </w:r>
      <w:r w:rsidRPr="009A7995">
        <w:rPr>
          <w:vertAlign w:val="superscript"/>
        </w:rPr>
        <w:fldChar w:fldCharType="begin"/>
      </w:r>
      <w:r w:rsidRPr="009A7995">
        <w:rPr>
          <w:vertAlign w:val="superscript"/>
        </w:rPr>
        <w:instrText xml:space="preserve"/>
      </w:r>
      <w:r w:rsidRPr="009A7995">
        <w:rPr>
          <w:rFonts w:hint="eastAsia"/>
          <w:vertAlign w:val="superscript"/>
        </w:rPr>
        <w:instrText>REF _Ref212036515 \r \h</w:instrText>
      </w:r>
      <w:r w:rsidRPr="009A7995">
        <w:rPr>
          <w:vertAlign w:val="superscript"/>
        </w:rPr>
        <w:instrText xml:space="preserve"/>
      </w:r>
      <w:r>
        <w:rPr>
          <w:vertAlign w:val="superscript"/>
        </w:rPr>
        <w:instrText xml:space="preserve"> \* MERGEFORMAT </w:instrText>
      </w:r>
      <w:r w:rsidRPr="009A7995">
        <w:rPr>
          <w:vertAlign w:val="superscript"/>
        </w:rPr>
      </w:r>
      <w:r w:rsidRPr="009A7995">
        <w:rPr>
          <w:vertAlign w:val="superscript"/>
        </w:rPr>
        <w:fldChar w:fldCharType="separate"/>
      </w:r>
      <w:r w:rsidRPr="009A7995">
        <w:rPr>
          <w:vertAlign w:val="superscript"/>
        </w:rPr>
        <w:t>[8]</w:t>
      </w:r>
      <w:r w:rsidRPr="009A7995">
        <w:rPr>
          <w:vertAlign w:val="superscript"/>
        </w:rPr>
        <w:fldChar w:fldCharType="end"/>
      </w:r>
      <w:r w:rsidRPr="009A7995">
        <w:t>针对空气质量预测问题，提出了一种结合卡方检验（</w:t>
      </w:r>
      <w:r w:rsidRPr="009A7995">
        <w:t>CT</w:t>
      </w:r>
      <w:r w:rsidRPr="009A7995">
        <w:t>）与长短期记忆网络（</w:t>
      </w:r>
      <w:r w:rsidRPr="009A7995">
        <w:t>LSTM</w:t>
      </w:r>
      <w:r w:rsidRPr="009A7995">
        <w:t>）的新方法（</w:t>
      </w:r>
      <w:r w:rsidRPr="009A7995">
        <w:t>CT-LSTM</w:t>
      </w:r>
      <w:r w:rsidRPr="009A7995">
        <w:t>）。作者首先利用卡方检验从气象和空气质量数据中筛选出对</w:t>
      </w:r>
      <w:r w:rsidRPr="009A7995">
        <w:t>AQI</w:t>
      </w:r>
      <w:r w:rsidRPr="009A7995">
        <w:t>有显著影响的关键因素，进而构建</w:t>
      </w:r>
      <w:r w:rsidRPr="009A7995">
        <w:t>LSTM</w:t>
      </w:r>
      <w:r w:rsidRPr="009A7995">
        <w:t>预测模型；使用</w:t>
      </w:r>
      <w:r w:rsidRPr="009A7995">
        <w:t>2017</w:t>
      </w:r>
      <w:r w:rsidRPr="009A7995">
        <w:t>至</w:t>
      </w:r>
      <w:r w:rsidRPr="009A7995">
        <w:t>2018</w:t>
      </w:r>
      <w:r w:rsidRPr="009A7995">
        <w:t>年的小时数据进行模型训练，并在</w:t>
      </w:r>
      <w:r w:rsidRPr="009A7995">
        <w:t>2019</w:t>
      </w:r>
      <w:r w:rsidRPr="009A7995">
        <w:t>年的数据上进行测试与验证。为评估性能，作者将该方法与</w:t>
      </w:r>
      <w:r w:rsidRPr="009A7995">
        <w:t>SVR</w:t>
      </w:r>
      <w:r w:rsidRPr="009A7995">
        <w:t>、</w:t>
      </w:r>
      <w:r w:rsidRPr="009A7995">
        <w:t>MLP</w:t>
      </w:r>
      <w:r w:rsidRPr="009A7995">
        <w:t>、</w:t>
      </w:r>
      <w:r w:rsidRPr="009A7995">
        <w:t>BP</w:t>
      </w:r>
      <w:r w:rsidRPr="009A7995">
        <w:t>神经网络和</w:t>
      </w:r>
      <w:r w:rsidRPr="009A7995">
        <w:t>Simple RNN</w:t>
      </w:r>
      <w:r w:rsidRPr="009A7995">
        <w:t>四种方法进行对比，预测石家庄市</w:t>
      </w:r>
      <w:r w:rsidRPr="009A7995">
        <w:t>2019</w:t>
      </w:r>
      <w:r w:rsidRPr="009A7995">
        <w:t>年全年</w:t>
      </w:r>
      <w:r w:rsidRPr="009A7995">
        <w:t>AQI</w:t>
      </w:r>
      <w:r w:rsidRPr="009A7995">
        <w:t>等级并开展对比分析。实验结果表明，该新方法的预测准确率达到</w:t>
      </w:r>
      <w:r w:rsidRPr="009A7995">
        <w:t>93.7%</w:t>
      </w:r>
      <w:r w:rsidRPr="009A7995">
        <w:t>，最大误差仅为</w:t>
      </w:r>
      <w:r w:rsidRPr="009A7995">
        <w:t>1</w:t>
      </w:r>
      <w:r w:rsidRPr="009A7995">
        <w:t>，准确预测天数达</w:t>
      </w:r>
      <w:r w:rsidRPr="009A7995">
        <w:t>342</w:t>
      </w:r>
      <w:r w:rsidRPr="009A7995">
        <w:t>天，且在</w:t>
      </w:r>
      <w:r w:rsidRPr="009A7995">
        <w:t>MAE</w:t>
      </w:r>
      <w:r w:rsidRPr="009A7995">
        <w:t>、</w:t>
      </w:r>
      <w:r w:rsidRPr="009A7995">
        <w:t>MSE</w:t>
      </w:r>
      <w:r w:rsidRPr="009A7995">
        <w:t>、</w:t>
      </w:r>
      <w:r w:rsidRPr="009A7995">
        <w:t>RMSE</w:t>
      </w:r>
      <w:r w:rsidRPr="009A7995">
        <w:t>等指标上均表现最优，证明了其在空气质量预测中的高精度和优越性能。</w:t>
      </w:r>
    </w:p>
    <w:p w14:paraId="0192EC13" w14:textId="2F08BF01" w:rsidR="0093274D" w:rsidRPr="009A7995" w:rsidRDefault="009A7995" w:rsidP="0093274D">
      <w:pPr>
        <w:spacing w:line="300" w:lineRule="auto"/>
        <w:ind w:firstLineChars="200" w:firstLine="420"/>
      </w:pPr>
      <w:r>
        <w:rPr>
          <w:rFonts w:hint="eastAsia"/>
        </w:rPr>
        <w:t>Z</w:t>
      </w:r>
      <w:r>
        <w:t>hang</w:t>
      </w:r>
      <w:r>
        <w:rPr>
          <w:rFonts w:hint="eastAsia"/>
        </w:rPr>
        <w:t>等人</w:t>
      </w:r>
      <w:r w:rsidRPr="009A7995">
        <w:rPr>
          <w:vertAlign w:val="superscript"/>
        </w:rPr>
        <w:fldChar w:fldCharType="begin"/>
      </w:r>
      <w:r w:rsidRPr="009A7995">
        <w:rPr>
          <w:vertAlign w:val="superscript"/>
        </w:rPr>
        <w:instrText xml:space="preserve"/>
      </w:r>
      <w:r w:rsidRPr="009A7995">
        <w:rPr>
          <w:rFonts w:hint="eastAsia"/>
          <w:vertAlign w:val="superscript"/>
        </w:rPr>
        <w:instrText>REF _Ref212036624 \r \h</w:instrText>
      </w:r>
      <w:r w:rsidRPr="009A7995">
        <w:rPr>
          <w:vertAlign w:val="superscript"/>
        </w:rPr>
        <w:instrText xml:space="preserve"/>
      </w:r>
      <w:r>
        <w:rPr>
          <w:vertAlign w:val="superscript"/>
        </w:rPr>
        <w:instrText xml:space="preserve"> \* MERGEFORMAT </w:instrText>
      </w:r>
      <w:r w:rsidRPr="009A7995">
        <w:rPr>
          <w:vertAlign w:val="superscript"/>
        </w:rPr>
      </w:r>
      <w:r w:rsidRPr="009A7995">
        <w:rPr>
          <w:vertAlign w:val="superscript"/>
        </w:rPr>
        <w:fldChar w:fldCharType="separate"/>
      </w:r>
      <w:r w:rsidRPr="009A7995">
        <w:rPr>
          <w:vertAlign w:val="superscript"/>
        </w:rPr>
        <w:t>[9]</w:t>
      </w:r>
      <w:r w:rsidRPr="009A7995">
        <w:rPr>
          <w:vertAlign w:val="superscript"/>
        </w:rPr>
        <w:fldChar w:fldCharType="end"/>
      </w:r>
      <w:r w:rsidRPr="009A7995">
        <w:t>该研究针对空气质量预测中数据来源不稳定和污染物浓度时序变化等挑战，提出了一种基于</w:t>
      </w:r>
      <w:proofErr w:type="spellStart"/>
      <w:r w:rsidRPr="009A7995">
        <w:t>LightGBM</w:t>
      </w:r>
      <w:proofErr w:type="spellEnd"/>
      <w:r w:rsidRPr="009A7995">
        <w:t>模型的改进预测方法，用于预测北京</w:t>
      </w:r>
      <w:r w:rsidRPr="009A7995">
        <w:t>35</w:t>
      </w:r>
      <w:r w:rsidRPr="009A7995">
        <w:t>个监测站未来</w:t>
      </w:r>
      <w:r w:rsidRPr="009A7995">
        <w:t>24</w:t>
      </w:r>
      <w:r w:rsidRPr="009A7995">
        <w:t>小时的</w:t>
      </w:r>
      <w:r w:rsidRPr="009A7995">
        <w:t>PM2.5</w:t>
      </w:r>
      <w:r w:rsidRPr="009A7995">
        <w:t>浓度。作者利用</w:t>
      </w:r>
      <w:proofErr w:type="spellStart"/>
      <w:r w:rsidRPr="009A7995">
        <w:t>LightGBM</w:t>
      </w:r>
      <w:proofErr w:type="spellEnd"/>
      <w:r w:rsidRPr="009A7995">
        <w:t>模型高效处理高维大规模数据，并创新性地将气象预报数据作为预测模型的输入特征之一，充分挖掘其在空气质量预测中的价值，以提升精度。针对历史数据不足的问题，引入滑动窗口机制，深度提取时间序列中的高维时序特征，显著增加了训练数据的维度至百万级。通过将预测结果与</w:t>
      </w:r>
      <w:r w:rsidRPr="009A7995">
        <w:t>35</w:t>
      </w:r>
      <w:r w:rsidRPr="009A7995">
        <w:t>个监测站的实际观测数据对比，实验表明该方法优于其他对比方案，验证了融合预报数据和构建高维统计分析在空气质量预测中的有效性与优势。</w:t>
      </w:r>
    </w:p>
    <w:p w14:paraId="7C773797" w14:textId="444CD948" w:rsidR="0093274D" w:rsidRDefault="0093274D" w:rsidP="0093274D">
      <w:pPr>
        <w:spacing w:line="300" w:lineRule="auto"/>
        <w:ind w:firstLineChars="200" w:firstLine="420"/>
      </w:pPr>
      <w:r>
        <w:rPr>
          <w:rFonts w:hint="eastAsia"/>
        </w:rPr>
        <w:t>国外空气质量预测研究呈现出</w:t>
      </w:r>
      <w:r>
        <w:rPr>
          <w:rFonts w:hint="eastAsia"/>
        </w:rPr>
        <w:t xml:space="preserve"> </w:t>
      </w:r>
      <w:r w:rsidR="00E164C1">
        <w:rPr>
          <w:rFonts w:hint="eastAsia"/>
        </w:rPr>
        <w:t>多种</w:t>
      </w:r>
      <w:r>
        <w:rPr>
          <w:rFonts w:hint="eastAsia"/>
        </w:rPr>
        <w:t>技术融合、</w:t>
      </w:r>
      <w:r w:rsidR="00E164C1">
        <w:rPr>
          <w:rFonts w:hint="eastAsia"/>
        </w:rPr>
        <w:t>多</w:t>
      </w:r>
      <w:proofErr w:type="gramStart"/>
      <w:r w:rsidR="00E164C1">
        <w:rPr>
          <w:rFonts w:hint="eastAsia"/>
        </w:rPr>
        <w:t>源</w:t>
      </w:r>
      <w:r>
        <w:rPr>
          <w:rFonts w:hint="eastAsia"/>
        </w:rPr>
        <w:t>数据</w:t>
      </w:r>
      <w:proofErr w:type="gramEnd"/>
      <w:r>
        <w:rPr>
          <w:rFonts w:hint="eastAsia"/>
        </w:rPr>
        <w:t>融合和</w:t>
      </w:r>
      <w:r w:rsidR="00E164C1">
        <w:rPr>
          <w:rFonts w:hint="eastAsia"/>
        </w:rPr>
        <w:t>以</w:t>
      </w:r>
      <w:r>
        <w:rPr>
          <w:rFonts w:hint="eastAsia"/>
        </w:rPr>
        <w:t>服务</w:t>
      </w:r>
      <w:r w:rsidR="00E164C1">
        <w:rPr>
          <w:rFonts w:hint="eastAsia"/>
        </w:rPr>
        <w:t>为</w:t>
      </w:r>
      <w:r>
        <w:rPr>
          <w:rFonts w:hint="eastAsia"/>
        </w:rPr>
        <w:t>导向的特点。加强产学研协同，推动前沿技术快速转化为实际业务能力。</w:t>
      </w:r>
      <w:r w:rsidR="00E164C1">
        <w:rPr>
          <w:rFonts w:hint="eastAsia"/>
        </w:rPr>
        <w:t>同时，</w:t>
      </w:r>
      <w:r>
        <w:rPr>
          <w:rFonts w:hint="eastAsia"/>
        </w:rPr>
        <w:t>促进数据共享与应用，特别是加强非常规观测数据在业务预报中的融合利用</w:t>
      </w:r>
      <w:r w:rsidR="00E164C1">
        <w:rPr>
          <w:rFonts w:hint="eastAsia"/>
        </w:rPr>
        <w:t>，</w:t>
      </w:r>
      <w:r>
        <w:rPr>
          <w:rFonts w:hint="eastAsia"/>
        </w:rPr>
        <w:t>注重预报产品的公众服务导向，发展个性化、智能化的公众信息服务产品。</w:t>
      </w:r>
    </w:p>
    <w:p w14:paraId="049C9FE2" w14:textId="77777777" w:rsidR="0093274D" w:rsidRDefault="0093274D" w:rsidP="0093274D">
      <w:pPr>
        <w:spacing w:line="300" w:lineRule="auto"/>
        <w:ind w:firstLineChars="200" w:firstLine="420"/>
      </w:pPr>
      <w:r>
        <w:rPr>
          <w:rFonts w:hint="eastAsia"/>
        </w:rPr>
        <w:t>（三）选题目的和意义</w:t>
      </w:r>
    </w:p>
    <w:p w14:paraId="07AE6211" w14:textId="77777777" w:rsidR="0093274D" w:rsidRDefault="0093274D" w:rsidP="0093274D">
      <w:pPr>
        <w:spacing w:line="300" w:lineRule="auto"/>
        <w:ind w:firstLineChars="200" w:firstLine="420"/>
      </w:pPr>
      <w:r>
        <w:rPr>
          <w:rFonts w:hint="eastAsia"/>
        </w:rPr>
        <w:t>本选题旨在设计并实现一个高效、精准、高时空分辨率的基于大数据与人工智能技术的空气质量预测系统。具体目的可分为以下四个层面：</w:t>
      </w:r>
    </w:p>
    <w:p w14:paraId="47F4EC29" w14:textId="2722A6B1" w:rsidR="0093274D" w:rsidRDefault="0093274D" w:rsidP="0093274D">
      <w:pPr>
        <w:spacing w:line="300" w:lineRule="auto"/>
        <w:ind w:firstLineChars="200" w:firstLine="420"/>
      </w:pPr>
      <w:r>
        <w:rPr>
          <w:rFonts w:hint="eastAsia"/>
        </w:rPr>
        <w:t>1</w:t>
      </w:r>
      <w:r>
        <w:rPr>
          <w:rFonts w:hint="eastAsia"/>
        </w:rPr>
        <w:t>）技术整合目的：实现多源异构大数据的融合处理。传统预测系统数据源单一。本系统旨在攻克技术难点，集成并高效处理来自环保部门监测站、气象台、卫星遥感、交通流量、地理位置信息（</w:t>
      </w:r>
      <w:r>
        <w:rPr>
          <w:rFonts w:hint="eastAsia"/>
        </w:rPr>
        <w:t>POI</w:t>
      </w:r>
      <w:r w:rsidR="00D471CF">
        <w:rPr>
          <w:rFonts w:hint="eastAsia"/>
        </w:rPr>
        <w:t>信息</w:t>
      </w:r>
      <w:r>
        <w:rPr>
          <w:rFonts w:hint="eastAsia"/>
        </w:rPr>
        <w:t>）、甚至社交媒体等多源、海量、异构的实时大数据，为精准预测奠定坚实的数据基础。</w:t>
      </w:r>
    </w:p>
    <w:p w14:paraId="1A14AD66" w14:textId="77777777" w:rsidR="0093274D" w:rsidRDefault="0093274D" w:rsidP="0093274D">
      <w:pPr>
        <w:spacing w:line="300" w:lineRule="auto"/>
        <w:ind w:firstLineChars="200" w:firstLine="420"/>
      </w:pPr>
      <w:r>
        <w:rPr>
          <w:rFonts w:hint="eastAsia"/>
        </w:rPr>
        <w:t>2</w:t>
      </w:r>
      <w:r>
        <w:rPr>
          <w:rFonts w:hint="eastAsia"/>
        </w:rPr>
        <w:t>）模型创新目的：构建数据与机理驱动的混合预测模型。突破单一数值模型或纯数据驱动模型的局限。</w:t>
      </w:r>
    </w:p>
    <w:p w14:paraId="264CE6FE" w14:textId="77777777" w:rsidR="0093274D" w:rsidRDefault="0093274D" w:rsidP="0093274D">
      <w:pPr>
        <w:spacing w:line="300" w:lineRule="auto"/>
        <w:ind w:firstLineChars="200" w:firstLine="420"/>
      </w:pPr>
      <w:r>
        <w:rPr>
          <w:rFonts w:hint="eastAsia"/>
        </w:rPr>
        <w:t>3</w:t>
      </w:r>
      <w:r>
        <w:rPr>
          <w:rFonts w:hint="eastAsia"/>
        </w:rPr>
        <w:t>）应用服务目的：提供精细化、可视化的决策支持与公众服务。将预测结果转化为实际价值。系</w:t>
      </w:r>
      <w:r>
        <w:rPr>
          <w:rFonts w:hint="eastAsia"/>
        </w:rPr>
        <w:lastRenderedPageBreak/>
        <w:t>统目的不仅在于输出预测数据，更在于开发面向不同用户的可视化交互平台（如</w:t>
      </w:r>
      <w:r>
        <w:rPr>
          <w:rFonts w:hint="eastAsia"/>
        </w:rPr>
        <w:t>Web</w:t>
      </w:r>
      <w:r>
        <w:rPr>
          <w:rFonts w:hint="eastAsia"/>
        </w:rPr>
        <w:t>端、移动</w:t>
      </w:r>
      <w:r>
        <w:rPr>
          <w:rFonts w:hint="eastAsia"/>
        </w:rPr>
        <w:t>APP</w:t>
      </w:r>
      <w:r>
        <w:rPr>
          <w:rFonts w:hint="eastAsia"/>
        </w:rPr>
        <w:t>），为政府提供决策支持，为公众提供个性化、便捷的空气质量查询与健康出行服务。</w:t>
      </w:r>
    </w:p>
    <w:p w14:paraId="724A4B34" w14:textId="6F4655F1" w:rsidR="007D70E6" w:rsidRDefault="0093274D" w:rsidP="0093274D">
      <w:pPr>
        <w:spacing w:line="300" w:lineRule="auto"/>
        <w:ind w:firstLineChars="200" w:firstLine="420"/>
      </w:pPr>
      <w:r>
        <w:rPr>
          <w:rFonts w:hint="eastAsia"/>
        </w:rPr>
        <w:t>4</w:t>
      </w:r>
      <w:r>
        <w:rPr>
          <w:rFonts w:hint="eastAsia"/>
        </w:rPr>
        <w:t>）工程实现目的：验证大数据技术在实际复杂场景中的落地能力。</w:t>
      </w:r>
    </w:p>
    <w:p w14:paraId="2A4CF8C4" w14:textId="77777777" w:rsidR="007D70E6" w:rsidRDefault="00000000">
      <w:pPr>
        <w:jc w:val="left"/>
        <w:rPr>
          <w:b/>
          <w:sz w:val="28"/>
        </w:rPr>
      </w:pPr>
      <w:r>
        <w:rPr>
          <w:b/>
          <w:sz w:val="28"/>
        </w:rPr>
        <w:t>二、研究内容与目标</w:t>
      </w:r>
    </w:p>
    <w:p w14:paraId="3323D528" w14:textId="77777777" w:rsidR="0093274D" w:rsidRPr="0093274D" w:rsidRDefault="0093274D" w:rsidP="0093274D">
      <w:pPr>
        <w:spacing w:line="300" w:lineRule="auto"/>
        <w:ind w:firstLineChars="200" w:firstLine="420"/>
        <w:rPr>
          <w:bCs/>
          <w:szCs w:val="21"/>
        </w:rPr>
      </w:pPr>
      <w:r w:rsidRPr="0093274D">
        <w:rPr>
          <w:rFonts w:hint="eastAsia"/>
          <w:bCs/>
          <w:szCs w:val="21"/>
        </w:rPr>
        <w:t>（一）研究内容</w:t>
      </w:r>
    </w:p>
    <w:p w14:paraId="00B521C6" w14:textId="77777777" w:rsidR="0093274D" w:rsidRPr="0093274D" w:rsidRDefault="0093274D" w:rsidP="0093274D">
      <w:pPr>
        <w:spacing w:line="300" w:lineRule="auto"/>
        <w:ind w:firstLineChars="200" w:firstLine="420"/>
        <w:rPr>
          <w:bCs/>
          <w:szCs w:val="21"/>
        </w:rPr>
      </w:pPr>
      <w:r w:rsidRPr="0093274D">
        <w:rPr>
          <w:rFonts w:hint="eastAsia"/>
          <w:bCs/>
          <w:szCs w:val="21"/>
        </w:rPr>
        <w:t>本文旨在设计并实现一个基于大数据技术的空气质量预测系统，通过整合多源异构的空气质量监测数据、气象数据及地理信息数据，构建一套完整的预测分析体系。研究内容涵盖系统设计的全过程：首先，结合气象与环保领域实际需求，制定系统的性能指标；其次，设计由数据输入层、处理层、预测层和展示层构成的四层系统架构，并绘制相应的数据流图与架构图；在数据层面，研究数据采集、清洗与存储机制，建立有效的数据预处理流程以提升数据质量；在模型层面，基于历史多维数据，设计并实现适用于空气质量指数（</w:t>
      </w:r>
      <w:r w:rsidRPr="0093274D">
        <w:rPr>
          <w:rFonts w:hint="eastAsia"/>
          <w:bCs/>
          <w:szCs w:val="21"/>
        </w:rPr>
        <w:t>AQI</w:t>
      </w:r>
      <w:r w:rsidRPr="0093274D">
        <w:rPr>
          <w:rFonts w:hint="eastAsia"/>
          <w:bCs/>
          <w:szCs w:val="21"/>
        </w:rPr>
        <w:t>）短期预测的机器学习或深度学习模型，如</w:t>
      </w:r>
      <w:r w:rsidRPr="0093274D">
        <w:rPr>
          <w:rFonts w:hint="eastAsia"/>
          <w:bCs/>
          <w:szCs w:val="21"/>
        </w:rPr>
        <w:t>LSTM</w:t>
      </w:r>
      <w:r w:rsidRPr="0093274D">
        <w:rPr>
          <w:rFonts w:hint="eastAsia"/>
          <w:bCs/>
          <w:szCs w:val="21"/>
        </w:rPr>
        <w:t>、</w:t>
      </w:r>
      <w:proofErr w:type="spellStart"/>
      <w:r w:rsidRPr="0093274D">
        <w:rPr>
          <w:rFonts w:hint="eastAsia"/>
          <w:bCs/>
          <w:szCs w:val="21"/>
        </w:rPr>
        <w:t>XGBoost</w:t>
      </w:r>
      <w:proofErr w:type="spellEnd"/>
      <w:r w:rsidRPr="0093274D">
        <w:rPr>
          <w:rFonts w:hint="eastAsia"/>
          <w:bCs/>
          <w:szCs w:val="21"/>
        </w:rPr>
        <w:t>等，提升预测精度；最后，设计并开发可视化模块，对历史变化趋势与预测结果进行直观展示，为环境管理与公众服务提供决策支持。</w:t>
      </w:r>
    </w:p>
    <w:p w14:paraId="3FDD4BEC" w14:textId="77777777" w:rsidR="0093274D" w:rsidRPr="0093274D" w:rsidRDefault="0093274D" w:rsidP="0093274D">
      <w:pPr>
        <w:spacing w:line="300" w:lineRule="auto"/>
        <w:ind w:firstLineChars="200" w:firstLine="420"/>
        <w:rPr>
          <w:bCs/>
          <w:szCs w:val="21"/>
        </w:rPr>
      </w:pPr>
      <w:r w:rsidRPr="0093274D">
        <w:rPr>
          <w:rFonts w:hint="eastAsia"/>
          <w:bCs/>
          <w:szCs w:val="21"/>
        </w:rPr>
        <w:t>（二）设计方案</w:t>
      </w:r>
    </w:p>
    <w:p w14:paraId="27B66FE8" w14:textId="09D9CBF8" w:rsidR="0093274D" w:rsidRPr="0093274D" w:rsidRDefault="0093274D" w:rsidP="0093274D">
      <w:pPr>
        <w:spacing w:line="300" w:lineRule="auto"/>
        <w:ind w:firstLineChars="200" w:firstLine="420"/>
        <w:rPr>
          <w:bCs/>
          <w:szCs w:val="21"/>
        </w:rPr>
      </w:pPr>
      <w:r w:rsidRPr="0093274D">
        <w:rPr>
          <w:rFonts w:hint="eastAsia"/>
          <w:bCs/>
          <w:szCs w:val="21"/>
        </w:rPr>
        <w:t xml:space="preserve"> </w:t>
      </w:r>
      <w:r w:rsidRPr="0093274D">
        <w:rPr>
          <w:rFonts w:hint="eastAsia"/>
          <w:bCs/>
          <w:szCs w:val="21"/>
        </w:rPr>
        <w:t>硬件环境：高性能的服务器作为模型运行的硬件平台，服务器配置要求如下：</w:t>
      </w:r>
      <w:r w:rsidRPr="0093274D">
        <w:rPr>
          <w:rFonts w:hint="eastAsia"/>
          <w:bCs/>
          <w:szCs w:val="21"/>
        </w:rPr>
        <w:t xml:space="preserve">CPU </w:t>
      </w:r>
      <w:r w:rsidRPr="0093274D">
        <w:rPr>
          <w:rFonts w:hint="eastAsia"/>
          <w:bCs/>
          <w:szCs w:val="21"/>
        </w:rPr>
        <w:t>采用多核高性能处理器，</w:t>
      </w:r>
      <w:proofErr w:type="gramStart"/>
      <w:r w:rsidR="00CD19D3">
        <w:rPr>
          <w:rFonts w:hint="eastAsia"/>
          <w:bCs/>
          <w:szCs w:val="21"/>
        </w:rPr>
        <w:t>线程</w:t>
      </w:r>
      <w:r w:rsidRPr="0093274D">
        <w:rPr>
          <w:rFonts w:hint="eastAsia"/>
          <w:bCs/>
          <w:szCs w:val="21"/>
        </w:rPr>
        <w:t>数</w:t>
      </w:r>
      <w:proofErr w:type="gramEnd"/>
      <w:r w:rsidRPr="0093274D">
        <w:rPr>
          <w:rFonts w:hint="eastAsia"/>
          <w:bCs/>
          <w:szCs w:val="21"/>
        </w:rPr>
        <w:t>不少于</w:t>
      </w:r>
      <w:r w:rsidRPr="0093274D">
        <w:rPr>
          <w:rFonts w:hint="eastAsia"/>
          <w:bCs/>
          <w:szCs w:val="21"/>
        </w:rPr>
        <w:t xml:space="preserve"> 16 </w:t>
      </w:r>
      <w:r w:rsidRPr="0093274D">
        <w:rPr>
          <w:rFonts w:hint="eastAsia"/>
          <w:bCs/>
          <w:szCs w:val="21"/>
        </w:rPr>
        <w:t>；内存容量不低于</w:t>
      </w:r>
      <w:r w:rsidRPr="0093274D">
        <w:rPr>
          <w:rFonts w:hint="eastAsia"/>
          <w:bCs/>
          <w:szCs w:val="21"/>
        </w:rPr>
        <w:t xml:space="preserve"> </w:t>
      </w:r>
      <w:r w:rsidR="00CD19D3">
        <w:rPr>
          <w:bCs/>
          <w:szCs w:val="21"/>
        </w:rPr>
        <w:t>16</w:t>
      </w:r>
      <w:r w:rsidRPr="0093274D">
        <w:rPr>
          <w:rFonts w:hint="eastAsia"/>
          <w:bCs/>
          <w:szCs w:val="21"/>
        </w:rPr>
        <w:t>GB</w:t>
      </w:r>
      <w:r w:rsidRPr="0093274D">
        <w:rPr>
          <w:rFonts w:hint="eastAsia"/>
          <w:bCs/>
          <w:szCs w:val="21"/>
        </w:rPr>
        <w:t>，以满足模型训练和预测过程中大量数据的存储和计算需求；硬盘采用固态硬盘（</w:t>
      </w:r>
      <w:r w:rsidRPr="0093274D">
        <w:rPr>
          <w:rFonts w:hint="eastAsia"/>
          <w:bCs/>
          <w:szCs w:val="21"/>
        </w:rPr>
        <w:t>SSD</w:t>
      </w:r>
      <w:r w:rsidRPr="0093274D">
        <w:rPr>
          <w:rFonts w:hint="eastAsia"/>
          <w:bCs/>
          <w:szCs w:val="21"/>
        </w:rPr>
        <w:t>），容量不低于</w:t>
      </w:r>
      <w:r w:rsidRPr="0093274D">
        <w:rPr>
          <w:rFonts w:hint="eastAsia"/>
          <w:bCs/>
          <w:szCs w:val="21"/>
        </w:rPr>
        <w:t xml:space="preserve"> </w:t>
      </w:r>
      <w:r w:rsidR="003D2EAF">
        <w:rPr>
          <w:bCs/>
          <w:szCs w:val="21"/>
        </w:rPr>
        <w:t>512G</w:t>
      </w:r>
      <w:r w:rsidRPr="0093274D">
        <w:rPr>
          <w:rFonts w:hint="eastAsia"/>
          <w:bCs/>
          <w:szCs w:val="21"/>
        </w:rPr>
        <w:t>B</w:t>
      </w:r>
      <w:r w:rsidRPr="0093274D">
        <w:rPr>
          <w:rFonts w:hint="eastAsia"/>
          <w:bCs/>
          <w:szCs w:val="21"/>
        </w:rPr>
        <w:t>，提高数据读写速度；同时配备稳定的网络设备，确保数据的实时传输和模型的远程访问。</w:t>
      </w:r>
    </w:p>
    <w:p w14:paraId="1CEFEE0D" w14:textId="0961E294" w:rsidR="0093274D" w:rsidRPr="0093274D" w:rsidRDefault="0093274D" w:rsidP="0093274D">
      <w:pPr>
        <w:spacing w:line="300" w:lineRule="auto"/>
        <w:ind w:firstLineChars="200" w:firstLine="420"/>
        <w:rPr>
          <w:bCs/>
          <w:szCs w:val="21"/>
        </w:rPr>
      </w:pPr>
      <w:r w:rsidRPr="0093274D">
        <w:rPr>
          <w:rFonts w:hint="eastAsia"/>
          <w:bCs/>
          <w:szCs w:val="21"/>
        </w:rPr>
        <w:t>软件环境：操作系统选用</w:t>
      </w:r>
      <w:r w:rsidR="002B1B3B">
        <w:rPr>
          <w:bCs/>
          <w:szCs w:val="21"/>
        </w:rPr>
        <w:t>W</w:t>
      </w:r>
      <w:r w:rsidR="002B1B3B">
        <w:rPr>
          <w:rFonts w:hint="eastAsia"/>
          <w:bCs/>
          <w:szCs w:val="21"/>
        </w:rPr>
        <w:t>ind</w:t>
      </w:r>
      <w:r w:rsidR="002B1B3B">
        <w:rPr>
          <w:bCs/>
          <w:szCs w:val="21"/>
        </w:rPr>
        <w:t>ows 11</w:t>
      </w:r>
      <w:r w:rsidRPr="0093274D">
        <w:rPr>
          <w:rFonts w:hint="eastAsia"/>
          <w:bCs/>
          <w:szCs w:val="21"/>
        </w:rPr>
        <w:t>系统，该系统具有稳定性高、</w:t>
      </w:r>
      <w:r w:rsidR="002B1B3B">
        <w:rPr>
          <w:rFonts w:hint="eastAsia"/>
          <w:bCs/>
          <w:szCs w:val="21"/>
        </w:rPr>
        <w:t>操作便捷</w:t>
      </w:r>
      <w:r w:rsidRPr="0093274D">
        <w:rPr>
          <w:rFonts w:hint="eastAsia"/>
          <w:bCs/>
          <w:szCs w:val="21"/>
        </w:rPr>
        <w:t>、对</w:t>
      </w:r>
      <w:r w:rsidR="002B1B3B">
        <w:rPr>
          <w:rFonts w:hint="eastAsia"/>
          <w:bCs/>
          <w:szCs w:val="21"/>
        </w:rPr>
        <w:t>各类编程开发软件</w:t>
      </w:r>
      <w:r w:rsidRPr="0093274D">
        <w:rPr>
          <w:rFonts w:hint="eastAsia"/>
          <w:bCs/>
          <w:szCs w:val="21"/>
        </w:rPr>
        <w:t>支持良好等优点；编程语言采用</w:t>
      </w:r>
      <w:r w:rsidRPr="0093274D">
        <w:rPr>
          <w:rFonts w:hint="eastAsia"/>
          <w:bCs/>
          <w:szCs w:val="21"/>
        </w:rPr>
        <w:t xml:space="preserve"> Python</w:t>
      </w:r>
      <w:r w:rsidRPr="0093274D">
        <w:rPr>
          <w:rFonts w:hint="eastAsia"/>
          <w:bCs/>
          <w:szCs w:val="21"/>
        </w:rPr>
        <w:t>，</w:t>
      </w:r>
      <w:r w:rsidR="00735D4A">
        <w:rPr>
          <w:rFonts w:hint="eastAsia"/>
          <w:bCs/>
          <w:szCs w:val="21"/>
        </w:rPr>
        <w:t>开发平台为</w:t>
      </w:r>
      <w:proofErr w:type="spellStart"/>
      <w:r w:rsidR="00735D4A">
        <w:rPr>
          <w:rFonts w:hint="eastAsia"/>
          <w:bCs/>
          <w:szCs w:val="21"/>
        </w:rPr>
        <w:t>Pycharm</w:t>
      </w:r>
      <w:proofErr w:type="spellEnd"/>
      <w:r w:rsidR="00735D4A">
        <w:rPr>
          <w:rFonts w:hint="eastAsia"/>
          <w:bCs/>
          <w:szCs w:val="21"/>
        </w:rPr>
        <w:t>，</w:t>
      </w:r>
      <w:r w:rsidRPr="0093274D">
        <w:rPr>
          <w:rFonts w:hint="eastAsia"/>
          <w:bCs/>
          <w:szCs w:val="21"/>
        </w:rPr>
        <w:t>因其拥有丰富的数据分析和机器学习库（如</w:t>
      </w:r>
      <w:r w:rsidRPr="0093274D">
        <w:rPr>
          <w:rFonts w:hint="eastAsia"/>
          <w:bCs/>
          <w:szCs w:val="21"/>
        </w:rPr>
        <w:t>NumPy</w:t>
      </w:r>
      <w:r w:rsidRPr="0093274D">
        <w:rPr>
          <w:rFonts w:hint="eastAsia"/>
          <w:bCs/>
          <w:szCs w:val="21"/>
        </w:rPr>
        <w:t>、</w:t>
      </w:r>
      <w:r w:rsidRPr="0093274D">
        <w:rPr>
          <w:rFonts w:hint="eastAsia"/>
          <w:bCs/>
          <w:szCs w:val="21"/>
        </w:rPr>
        <w:t>Pandas</w:t>
      </w:r>
      <w:r w:rsidRPr="0093274D">
        <w:rPr>
          <w:rFonts w:hint="eastAsia"/>
          <w:bCs/>
          <w:szCs w:val="21"/>
        </w:rPr>
        <w:t>、</w:t>
      </w:r>
      <w:r w:rsidRPr="0093274D">
        <w:rPr>
          <w:rFonts w:hint="eastAsia"/>
          <w:bCs/>
          <w:szCs w:val="21"/>
        </w:rPr>
        <w:t>Scikit - learn</w:t>
      </w:r>
      <w:r w:rsidRPr="0093274D">
        <w:rPr>
          <w:rFonts w:hint="eastAsia"/>
          <w:bCs/>
          <w:szCs w:val="21"/>
        </w:rPr>
        <w:t>、</w:t>
      </w:r>
      <w:del w:id="0" w:author="szz" w:date="2026-04-10T09:41:26Z" w16du:dateUtc="2026-04-10T09:41:26Z">
        <w:r w:rsidDel="5387C4B0">
          <w:rPr>
            <w:rFonts w:hint="eastAsia"/>
            <w:bCs/>
            <w:szCs w:val="21"/>
          </w:rPr>
          <w:delText>TensorFlow</w:delText>
        </w:r>
      </w:del>
      <w:ins w:id="1" w:author="szz" w:date="2026-04-10T09:41:26Z" w16du:dateUtc="2026-04-10T09:41:26Z">
        <w:r w:rsidR="5387C4B0">
          <w:rPr>
            <w:rFonts w:hint="eastAsia"/>
            <w:bCs/>
            <w:szCs w:val="21"/>
          </w:rPr>
          <w:t>SQLAlchemy</w:t>
        </w:r>
      </w:ins>
      <w:r w:rsidRPr="0093274D">
        <w:rPr>
          <w:rFonts w:hint="eastAsia"/>
          <w:bCs/>
          <w:szCs w:val="21"/>
        </w:rPr>
        <w:t>、</w:t>
      </w:r>
      <w:proofErr w:type="spellStart"/>
      <w:del w:id="2" w:author="szz" w:date="2026-04-10T09:41:26Z" w16du:dateUtc="2026-04-10T09:41:26Z">
        <w:r w:rsidDel="5387C4B0">
          <w:rPr>
            <w:rFonts w:hint="eastAsia"/>
            <w:bCs/>
            <w:szCs w:val="21"/>
          </w:rPr>
          <w:delText>PyTorch</w:delText>
        </w:r>
      </w:del>
      <w:ins w:id="3" w:author="szz" w:date="2026-04-10T09:41:26Z" w16du:dateUtc="2026-04-10T09:41:26Z">
        <w:r w:rsidR="5387C4B0">
          <w:rPr>
            <w:rFonts w:hint="eastAsia"/>
            <w:bCs/>
            <w:szCs w:val="21"/>
          </w:rPr>
          <w:t>APScheduler</w:t>
        </w:r>
      </w:ins>
      <w:proofErr w:type="spellEnd"/>
      <w:r w:rsidRPr="0093274D">
        <w:rPr>
          <w:rFonts w:hint="eastAsia"/>
          <w:bCs/>
          <w:szCs w:val="21"/>
        </w:rPr>
        <w:t>等），便于模型的开发、训练和部署；数据库采用</w:t>
      </w:r>
      <w:del w:id="4" w:author="szz" w:date="2026-04-10T09:41:26Z" w16du:dateUtc="2026-04-10T09:41:26Z">
        <w:r w:rsidDel="5387C4B0">
          <w:rPr>
            <w:rFonts w:hint="eastAsia"/>
            <w:bCs/>
            <w:szCs w:val="21"/>
          </w:rPr>
          <w:delText xml:space="preserve"> MySQL </w:delText>
        </w:r>
      </w:del>
      <w:ins w:id="5" w:author="szz" w:date="2026-04-10T09:41:26Z" w16du:dateUtc="2026-04-10T09:41:26Z">
        <w:r w:rsidR="5387C4B0">
          <w:rPr>
            <w:rFonts w:hint="eastAsia"/>
            <w:bCs/>
            <w:szCs w:val="21"/>
          </w:rPr>
          <w:t xml:space="preserve"> SQLite </w:t>
        </w:r>
      </w:ins>
      <w:r w:rsidRPr="0093274D">
        <w:rPr>
          <w:rFonts w:hint="eastAsia"/>
          <w:bCs/>
          <w:szCs w:val="21"/>
        </w:rPr>
        <w:t>或</w:t>
      </w:r>
      <w:del w:id="6" w:author="szz" w:date="2026-04-10T09:41:26Z" w16du:dateUtc="2026-04-10T09:41:26Z">
        <w:r w:rsidRPr="0093274D" w:rsidDel="5387C4B0">
          <w:rPr>
            <w:rFonts w:hint="eastAsia"/>
            <w:bCs/>
            <w:szCs w:val="21"/>
          </w:rPr>
          <w:delText xml:space="preserve"> PostgreSQL</w:delText>
        </w:r>
      </w:del>
      <w:r w:rsidRPr="0093274D">
        <w:rPr>
          <w:rFonts w:hint="eastAsia"/>
          <w:bCs/>
          <w:szCs w:val="21"/>
        </w:rPr>
        <w:t>，用于存储采集的原始数据、预处理后的数据以及模型的预测结果；</w:t>
      </w:r>
      <w:r w:rsidRPr="0093274D">
        <w:rPr>
          <w:rFonts w:hint="eastAsia"/>
          <w:bCs/>
          <w:szCs w:val="21"/>
        </w:rPr>
        <w:t>Web</w:t>
      </w:r>
      <w:r w:rsidRPr="0093274D">
        <w:rPr>
          <w:rFonts w:hint="eastAsia"/>
          <w:bCs/>
          <w:szCs w:val="21"/>
        </w:rPr>
        <w:t>服务器采用</w:t>
      </w:r>
      <w:del w:id="7" w:author="szz" w:date="2026-04-10T09:41:27Z" w16du:dateUtc="2026-04-10T09:41:27Z">
        <w:r w:rsidDel="5387C4B0">
          <w:rPr>
            <w:rFonts w:hint="eastAsia"/>
            <w:bCs/>
            <w:szCs w:val="21"/>
          </w:rPr>
          <w:delText>Nginx</w:delText>
        </w:r>
      </w:del>
      <w:ins w:id="8" w:author="szz" w:date="2026-04-10T09:41:27Z" w16du:dateUtc="2026-04-10T09:41:27Z">
        <w:r w:rsidR="5387C4B0">
          <w:rPr>
            <w:rFonts w:hint="eastAsia"/>
            <w:bCs/>
            <w:szCs w:val="21"/>
          </w:rPr>
          <w:t>Flask</w:t>
        </w:r>
      </w:ins>
      <w:r w:rsidRPr="0093274D">
        <w:rPr>
          <w:rFonts w:hint="eastAsia"/>
          <w:bCs/>
          <w:szCs w:val="21"/>
        </w:rPr>
        <w:t>，用于搭建空气质量预测结果的展示平台，实现用户的访问和查询。</w:t>
      </w:r>
    </w:p>
    <w:p w14:paraId="3B8C293D" w14:textId="3016BBD6" w:rsidR="0093274D" w:rsidRPr="0093274D" w:rsidRDefault="0093274D" w:rsidP="0093274D">
      <w:pPr>
        <w:spacing w:line="300" w:lineRule="auto"/>
        <w:ind w:firstLineChars="200" w:firstLine="420"/>
        <w:rPr>
          <w:bCs/>
          <w:szCs w:val="21"/>
        </w:rPr>
      </w:pPr>
      <w:r w:rsidRPr="0093274D">
        <w:rPr>
          <w:rFonts w:hint="eastAsia"/>
          <w:bCs/>
          <w:szCs w:val="21"/>
        </w:rPr>
        <w:t>部署流程：首先，在服务器上搭建上述软件环境，安装所需的操作系统、编程语言、数据库和</w:t>
      </w:r>
      <w:r w:rsidRPr="0093274D">
        <w:rPr>
          <w:rFonts w:hint="eastAsia"/>
          <w:bCs/>
          <w:szCs w:val="21"/>
        </w:rPr>
        <w:t xml:space="preserve"> Web </w:t>
      </w:r>
      <w:r w:rsidRPr="0093274D">
        <w:rPr>
          <w:rFonts w:hint="eastAsia"/>
          <w:bCs/>
          <w:szCs w:val="21"/>
        </w:rPr>
        <w:t>服务器等软件，并进行相关配置；然后，将训练好的预测模型（包括模型参数、特征工程方法等）封装为可调用的接口（如</w:t>
      </w:r>
      <w:r w:rsidRPr="0093274D">
        <w:rPr>
          <w:rFonts w:hint="eastAsia"/>
          <w:bCs/>
          <w:szCs w:val="21"/>
        </w:rPr>
        <w:t xml:space="preserve"> RESTful API</w:t>
      </w:r>
      <w:r w:rsidRPr="0093274D">
        <w:rPr>
          <w:rFonts w:hint="eastAsia"/>
          <w:bCs/>
          <w:szCs w:val="21"/>
        </w:rPr>
        <w:t>），采用</w:t>
      </w:r>
      <w:r w:rsidRPr="0093274D">
        <w:rPr>
          <w:rFonts w:hint="eastAsia"/>
          <w:bCs/>
          <w:szCs w:val="21"/>
        </w:rPr>
        <w:t>Flask</w:t>
      </w:r>
      <w:r w:rsidRPr="0093274D">
        <w:rPr>
          <w:rFonts w:hint="eastAsia"/>
          <w:bCs/>
          <w:szCs w:val="21"/>
        </w:rPr>
        <w:t>或</w:t>
      </w:r>
      <w:r w:rsidRPr="0093274D">
        <w:rPr>
          <w:rFonts w:hint="eastAsia"/>
          <w:bCs/>
          <w:szCs w:val="21"/>
        </w:rPr>
        <w:t>Django</w:t>
      </w:r>
      <w:r w:rsidRPr="0093274D">
        <w:rPr>
          <w:rFonts w:hint="eastAsia"/>
          <w:bCs/>
          <w:szCs w:val="21"/>
        </w:rPr>
        <w:t>框架开发模型服务；最后，将模型服务部署到服务器上，通过</w:t>
      </w:r>
      <w:del w:id="9" w:author="szz" w:date="2026-04-10T09:41:27Z" w16du:dateUtc="2026-04-10T09:41:27Z">
        <w:r w:rsidDel="5387C4B0">
          <w:rPr>
            <w:rFonts w:hint="eastAsia"/>
            <w:bCs/>
            <w:szCs w:val="21"/>
          </w:rPr>
          <w:delText>Nginx Web</w:delText>
        </w:r>
      </w:del>
      <w:ins w:id="10" w:author="szz" w:date="2026-04-10T09:41:27Z" w16du:dateUtc="2026-04-10T09:41:27Z">
        <w:r w:rsidR="5387C4B0">
          <w:rPr>
            <w:rFonts w:hint="eastAsia"/>
            <w:bCs/>
            <w:szCs w:val="21"/>
          </w:rPr>
          <w:t xml:space="preserve">Flask 内置</w:t>
        </w:r>
      </w:ins>
      <w:r w:rsidRPr="0093274D">
        <w:rPr>
          <w:rFonts w:hint="eastAsia"/>
          <w:bCs/>
          <w:szCs w:val="21"/>
        </w:rPr>
        <w:t>服务器对外提供服务，用户可通过浏览器或客户端应用程序访问该服务，获取空气质量预测结果。</w:t>
      </w:r>
    </w:p>
    <w:p w14:paraId="0B16CBB3" w14:textId="77777777" w:rsidR="0093274D" w:rsidRPr="0093274D" w:rsidRDefault="0093274D" w:rsidP="0093274D">
      <w:pPr>
        <w:spacing w:line="300" w:lineRule="auto"/>
        <w:ind w:firstLineChars="200" w:firstLine="420"/>
        <w:rPr>
          <w:bCs/>
          <w:szCs w:val="21"/>
        </w:rPr>
      </w:pPr>
      <w:r w:rsidRPr="0093274D">
        <w:rPr>
          <w:rFonts w:hint="eastAsia"/>
          <w:bCs/>
          <w:szCs w:val="21"/>
        </w:rPr>
        <w:t>（三）研究目标</w:t>
      </w:r>
    </w:p>
    <w:p w14:paraId="3F9FEF8B" w14:textId="103D1179" w:rsidR="007D70E6" w:rsidRDefault="0093274D" w:rsidP="0093274D">
      <w:pPr>
        <w:spacing w:line="300" w:lineRule="auto"/>
        <w:ind w:firstLineChars="200" w:firstLine="420"/>
      </w:pPr>
      <w:r w:rsidRPr="0093274D">
        <w:rPr>
          <w:rFonts w:hint="eastAsia"/>
          <w:bCs/>
          <w:szCs w:val="21"/>
        </w:rPr>
        <w:t xml:space="preserve"> </w:t>
      </w:r>
      <w:r w:rsidRPr="0093274D">
        <w:rPr>
          <w:rFonts w:hint="eastAsia"/>
          <w:bCs/>
          <w:szCs w:val="21"/>
        </w:rPr>
        <w:t>本文的标是：设计并实现一个集数据融合、处理、分析、预测与可视化于一体的，高精度、高时效性、可扩展的空气质量预测系统。</w:t>
      </w:r>
      <w:r w:rsidRPr="0093274D">
        <w:rPr>
          <w:rFonts w:hint="eastAsia"/>
          <w:bCs/>
          <w:szCs w:val="21"/>
        </w:rPr>
        <w:t xml:space="preserve"> </w:t>
      </w:r>
      <w:r w:rsidRPr="0093274D">
        <w:rPr>
          <w:rFonts w:hint="eastAsia"/>
          <w:bCs/>
          <w:szCs w:val="21"/>
        </w:rPr>
        <w:t>该系统旨在克服传统预测方法的局限性，通过运用先进的大数据处理和机器学习技术，实现对空气质量多参数、高时空分辨率的精准预测，最终为公众健康防护和政府环境决策提供可靠的数据支持和技术工具。</w:t>
      </w:r>
    </w:p>
    <w:p w14:paraId="161EB8FD" w14:textId="77777777" w:rsidR="007D70E6" w:rsidRDefault="00000000">
      <w:pPr>
        <w:jc w:val="left"/>
        <w:rPr>
          <w:b/>
          <w:sz w:val="28"/>
        </w:rPr>
      </w:pPr>
      <w:r>
        <w:rPr>
          <w:b/>
          <w:sz w:val="28"/>
        </w:rPr>
        <w:t>三、研究方法与手段</w:t>
      </w:r>
    </w:p>
    <w:p w14:paraId="26CE3EDC" w14:textId="77777777" w:rsidR="0093274D" w:rsidRPr="0093274D" w:rsidRDefault="0093274D" w:rsidP="0093274D">
      <w:pPr>
        <w:spacing w:line="300" w:lineRule="auto"/>
        <w:ind w:firstLineChars="200" w:firstLine="420"/>
        <w:rPr>
          <w:bCs/>
          <w:szCs w:val="21"/>
        </w:rPr>
      </w:pPr>
      <w:r w:rsidRPr="0093274D">
        <w:rPr>
          <w:rFonts w:hint="eastAsia"/>
          <w:bCs/>
          <w:szCs w:val="21"/>
        </w:rPr>
        <w:lastRenderedPageBreak/>
        <w:t>（一）研究方法</w:t>
      </w:r>
    </w:p>
    <w:p w14:paraId="514E4B52" w14:textId="77777777" w:rsidR="0093274D" w:rsidRPr="0093274D" w:rsidRDefault="0093274D" w:rsidP="0093274D">
      <w:pPr>
        <w:spacing w:line="300" w:lineRule="auto"/>
        <w:ind w:firstLineChars="200" w:firstLine="420"/>
        <w:rPr>
          <w:bCs/>
          <w:szCs w:val="21"/>
        </w:rPr>
      </w:pPr>
      <w:r w:rsidRPr="0093274D">
        <w:rPr>
          <w:rFonts w:hint="eastAsia"/>
          <w:bCs/>
          <w:szCs w:val="21"/>
        </w:rPr>
        <w:t>（</w:t>
      </w:r>
      <w:r w:rsidRPr="0093274D">
        <w:rPr>
          <w:rFonts w:hint="eastAsia"/>
          <w:bCs/>
          <w:szCs w:val="21"/>
        </w:rPr>
        <w:t>1</w:t>
      </w:r>
      <w:r w:rsidRPr="0093274D">
        <w:rPr>
          <w:rFonts w:hint="eastAsia"/>
          <w:bCs/>
          <w:szCs w:val="21"/>
        </w:rPr>
        <w:t>）文献分析法：广泛查阅国内外关于空气质量预测、大数据处理框架（如</w:t>
      </w:r>
      <w:del w:id="11" w:author="szz" w:date="2026-04-10T09:41:27Z" w16du:dateUtc="2026-04-10T09:41:27Z">
        <w:r w:rsidDel="5387C4B0">
          <w:rPr>
            <w:rFonts w:hint="eastAsia"/>
            <w:bCs/>
            <w:szCs w:val="21"/>
          </w:rPr>
          <w:delText>Hadoop</w:delText>
        </w:r>
      </w:del>
      <w:ins w:id="12" w:author="szz" w:date="2026-04-10T09:41:27Z" w16du:dateUtc="2026-04-10T09:41:27Z">
        <w:r w:rsidR="5387C4B0">
          <w:rPr>
            <w:rFonts w:hint="eastAsia"/>
            <w:bCs/>
            <w:szCs w:val="21"/>
          </w:rPr>
          <w:t>Flask</w:t>
        </w:r>
      </w:ins>
      <w:r w:rsidRPr="0093274D">
        <w:rPr>
          <w:rFonts w:hint="eastAsia"/>
          <w:bCs/>
          <w:szCs w:val="21"/>
        </w:rPr>
        <w:t>、</w:t>
      </w:r>
      <w:del w:id="13" w:author="szz" w:date="2026-04-10T09:41:27Z" w16du:dateUtc="2026-04-10T09:41:27Z">
        <w:r w:rsidDel="5387C4B0">
          <w:rPr>
            <w:rFonts w:hint="eastAsia"/>
            <w:bCs/>
            <w:szCs w:val="21"/>
          </w:rPr>
          <w:delText>Spark</w:delText>
        </w:r>
      </w:del>
      <w:ins w:id="14" w:author="szz" w:date="2026-04-10T09:41:27Z" w16du:dateUtc="2026-04-10T09:41:27Z">
        <w:r w:rsidR="5387C4B0">
          <w:rPr>
            <w:rFonts w:hint="eastAsia"/>
            <w:bCs/>
            <w:szCs w:val="21"/>
          </w:rPr>
          <w:t>Pandas</w:t>
        </w:r>
      </w:ins>
      <w:r w:rsidRPr="0093274D">
        <w:rPr>
          <w:rFonts w:hint="eastAsia"/>
          <w:bCs/>
          <w:szCs w:val="21"/>
        </w:rPr>
        <w:t>）、时序数据建模（如</w:t>
      </w:r>
      <w:r w:rsidRPr="0093274D">
        <w:rPr>
          <w:rFonts w:hint="eastAsia"/>
          <w:bCs/>
          <w:szCs w:val="21"/>
        </w:rPr>
        <w:t>LSTM</w:t>
      </w:r>
      <w:r w:rsidRPr="0093274D">
        <w:rPr>
          <w:rFonts w:hint="eastAsia"/>
          <w:bCs/>
          <w:szCs w:val="21"/>
        </w:rPr>
        <w:t>、</w:t>
      </w:r>
      <w:r w:rsidRPr="0093274D">
        <w:rPr>
          <w:rFonts w:hint="eastAsia"/>
          <w:bCs/>
          <w:szCs w:val="21"/>
        </w:rPr>
        <w:t>GRU</w:t>
      </w:r>
      <w:r w:rsidRPr="0093274D">
        <w:rPr>
          <w:rFonts w:hint="eastAsia"/>
          <w:bCs/>
          <w:szCs w:val="21"/>
        </w:rPr>
        <w:t>）、以及环境数据可视化等方面的学术论文、技术报告与行业标准，梳理现有研究成果与技术路线，明确系统设计的关键技术选型与模型优化方向，为系统架构设计和预测算法选择提供理论依据。</w:t>
      </w:r>
    </w:p>
    <w:p w14:paraId="43AC7AFB" w14:textId="77777777" w:rsidR="0093274D" w:rsidRPr="0093274D" w:rsidRDefault="0093274D" w:rsidP="0093274D">
      <w:pPr>
        <w:spacing w:line="300" w:lineRule="auto"/>
        <w:ind w:firstLineChars="200" w:firstLine="420"/>
        <w:rPr>
          <w:bCs/>
          <w:szCs w:val="21"/>
        </w:rPr>
      </w:pPr>
      <w:r w:rsidRPr="0093274D">
        <w:rPr>
          <w:rFonts w:hint="eastAsia"/>
          <w:bCs/>
          <w:szCs w:val="21"/>
        </w:rPr>
        <w:t>（</w:t>
      </w:r>
      <w:r w:rsidRPr="0093274D">
        <w:rPr>
          <w:rFonts w:hint="eastAsia"/>
          <w:bCs/>
          <w:szCs w:val="21"/>
        </w:rPr>
        <w:t>2</w:t>
      </w:r>
      <w:r w:rsidRPr="0093274D">
        <w:rPr>
          <w:rFonts w:hint="eastAsia"/>
          <w:bCs/>
          <w:szCs w:val="21"/>
        </w:rPr>
        <w:t>）案例分析法：选取国内外典型的空气质量监测与预测系统（如中国生态环境部空气质量发布平台、</w:t>
      </w:r>
      <w:r w:rsidRPr="0093274D">
        <w:rPr>
          <w:rFonts w:hint="eastAsia"/>
          <w:bCs/>
          <w:szCs w:val="21"/>
        </w:rPr>
        <w:t>Google</w:t>
      </w:r>
      <w:r w:rsidRPr="0093274D">
        <w:rPr>
          <w:rFonts w:hint="eastAsia"/>
          <w:bCs/>
          <w:szCs w:val="21"/>
        </w:rPr>
        <w:t>的</w:t>
      </w:r>
      <w:r w:rsidRPr="0093274D">
        <w:rPr>
          <w:rFonts w:hint="eastAsia"/>
          <w:bCs/>
          <w:szCs w:val="21"/>
        </w:rPr>
        <w:t>Air Quality Prediction</w:t>
      </w:r>
      <w:r w:rsidRPr="0093274D">
        <w:rPr>
          <w:rFonts w:hint="eastAsia"/>
          <w:bCs/>
          <w:szCs w:val="21"/>
        </w:rPr>
        <w:t>项目等）作为研究案例，深入分析其数据来源、系统架构、预测模型及可视化方式，总结成功经验与可借鉴之处，优化本系统的设计方案。</w:t>
      </w:r>
    </w:p>
    <w:p w14:paraId="4AF6C221" w14:textId="77777777" w:rsidR="0093274D" w:rsidRPr="0093274D" w:rsidRDefault="0093274D" w:rsidP="0093274D">
      <w:pPr>
        <w:spacing w:line="300" w:lineRule="auto"/>
        <w:ind w:firstLineChars="200" w:firstLine="420"/>
        <w:rPr>
          <w:bCs/>
          <w:szCs w:val="21"/>
        </w:rPr>
      </w:pPr>
      <w:r w:rsidRPr="0093274D">
        <w:rPr>
          <w:rFonts w:hint="eastAsia"/>
          <w:bCs/>
          <w:szCs w:val="21"/>
        </w:rPr>
        <w:t>（二）设计手段：</w:t>
      </w:r>
    </w:p>
    <w:p w14:paraId="48C2D435" w14:textId="291FACBA" w:rsidR="007D70E6" w:rsidRDefault="0093274D" w:rsidP="00990E2E">
      <w:pPr>
        <w:spacing w:line="300" w:lineRule="auto"/>
        <w:ind w:firstLineChars="200" w:firstLine="420"/>
        <w:rPr>
          <w:rFonts w:ascii="宋体" w:hAnsi="宋体" w:hint="eastAsia"/>
          <w:color w:val="000000"/>
          <w:szCs w:val="21"/>
        </w:rPr>
      </w:pPr>
      <w:r w:rsidRPr="0093274D">
        <w:rPr>
          <w:rFonts w:hint="eastAsia"/>
          <w:bCs/>
          <w:szCs w:val="21"/>
        </w:rPr>
        <w:t>在数据输入层，通过</w:t>
      </w:r>
      <w:r w:rsidRPr="0093274D">
        <w:rPr>
          <w:rFonts w:hint="eastAsia"/>
          <w:bCs/>
          <w:szCs w:val="21"/>
        </w:rPr>
        <w:t>API</w:t>
      </w:r>
      <w:r w:rsidRPr="0093274D">
        <w:rPr>
          <w:rFonts w:hint="eastAsia"/>
          <w:bCs/>
          <w:szCs w:val="21"/>
        </w:rPr>
        <w:t>接口、爬虫技术及文件导入等方式，集成来自环保监测站、气象局、地理信息系统（</w:t>
      </w:r>
      <w:del w:id="15" w:author="szz" w:date="2026-04-10T09:41:27Z" w16du:dateUtc="2026-04-10T09:41:27Z">
        <w:r w:rsidDel="5387C4B0">
          <w:rPr>
            <w:rFonts w:hint="eastAsia"/>
            <w:bCs/>
            <w:szCs w:val="21"/>
          </w:rPr>
          <w:delText>GIS</w:delText>
        </w:r>
      </w:del>
      <w:ins w:id="16" w:author="szz" w:date="2026-04-10T09:41:27Z" w16du:dateUtc="2026-04-10T09:41:27Z">
        <w:r w:rsidR="5387C4B0">
          <w:rPr>
            <w:rFonts w:hint="eastAsia"/>
            <w:bCs/>
            <w:szCs w:val="21"/>
          </w:rPr>
          <w:t>Open-Meteo API</w:t>
        </w:r>
      </w:ins>
      <w:r w:rsidRPr="0093274D">
        <w:rPr>
          <w:rFonts w:hint="eastAsia"/>
          <w:bCs/>
          <w:szCs w:val="21"/>
        </w:rPr>
        <w:t>）等多源异构数据；在数据处理层，基于</w:t>
      </w:r>
      <w:del w:id="17" w:author="szz" w:date="2026-04-10T09:41:27Z" w16du:dateUtc="2026-04-10T09:41:27Z">
        <w:r w:rsidDel="5387C4B0">
          <w:rPr>
            <w:rFonts w:hint="eastAsia"/>
            <w:bCs/>
            <w:szCs w:val="21"/>
          </w:rPr>
          <w:delText>Spark</w:delText>
        </w:r>
      </w:del>
      <w:ins w:id="18" w:author="szz" w:date="2026-04-10T09:41:27Z" w16du:dateUtc="2026-04-10T09:41:27Z">
        <w:r w:rsidR="5387C4B0">
          <w:rPr>
            <w:rFonts w:hint="eastAsia"/>
            <w:bCs/>
            <w:szCs w:val="21"/>
          </w:rPr>
          <w:t>Pandas</w:t>
        </w:r>
      </w:ins>
      <w:r w:rsidRPr="0093274D">
        <w:rPr>
          <w:rFonts w:hint="eastAsia"/>
          <w:bCs/>
          <w:szCs w:val="21"/>
        </w:rPr>
        <w:t>或</w:t>
      </w:r>
      <w:del w:id="19" w:author="szz" w:date="2026-04-10T09:41:27Z" w16du:dateUtc="2026-04-10T09:41:27Z">
        <w:r w:rsidDel="5387C4B0">
          <w:rPr>
            <w:rFonts w:hint="eastAsia"/>
            <w:bCs/>
            <w:szCs w:val="21"/>
          </w:rPr>
          <w:delText>Flink</w:delText>
        </w:r>
      </w:del>
      <w:ins w:id="20" w:author="szz" w:date="2026-04-10T09:41:27Z" w16du:dateUtc="2026-04-10T09:41:27Z">
        <w:r w:rsidR="5387C4B0">
          <w:rPr>
            <w:rFonts w:hint="eastAsia"/>
            <w:bCs/>
            <w:szCs w:val="21"/>
          </w:rPr>
          <w:t>SQLAlchemy</w:t>
        </w:r>
      </w:ins>
      <w:r w:rsidRPr="0093274D">
        <w:rPr>
          <w:rFonts w:hint="eastAsia"/>
          <w:bCs/>
          <w:szCs w:val="21"/>
        </w:rPr>
        <w:t>等大数据处理框架，设计并实现数据清洗、</w:t>
      </w:r>
      <w:proofErr w:type="gramStart"/>
      <w:r w:rsidRPr="0093274D">
        <w:rPr>
          <w:rFonts w:hint="eastAsia"/>
          <w:bCs/>
          <w:szCs w:val="21"/>
        </w:rPr>
        <w:t>缺失值</w:t>
      </w:r>
      <w:proofErr w:type="gramEnd"/>
      <w:r w:rsidRPr="0093274D">
        <w:rPr>
          <w:rFonts w:hint="eastAsia"/>
          <w:bCs/>
          <w:szCs w:val="21"/>
        </w:rPr>
        <w:t>填补、异常值检测、数据融合与标准化等预处理流程，确保数据质量，并将处理后的数据存储于分布式数据库（如</w:t>
      </w:r>
      <w:del w:id="21" w:author="szz" w:date="2026-04-10T09:41:27Z" w16du:dateUtc="2026-04-10T09:41:27Z">
        <w:r w:rsidDel="5387C4B0">
          <w:rPr>
            <w:rFonts w:hint="eastAsia"/>
            <w:bCs/>
            <w:szCs w:val="21"/>
          </w:rPr>
          <w:delText>HBase</w:delText>
        </w:r>
      </w:del>
      <w:ins w:id="22" w:author="szz" w:date="2026-04-10T09:41:27Z" w16du:dateUtc="2026-04-10T09:41:27Z">
        <w:r w:rsidR="5387C4B0">
          <w:rPr>
            <w:rFonts w:hint="eastAsia"/>
            <w:bCs/>
            <w:szCs w:val="21"/>
          </w:rPr>
          <w:t>SQLite</w:t>
        </w:r>
      </w:ins>
      <w:r w:rsidRPr="0093274D">
        <w:rPr>
          <w:rFonts w:hint="eastAsia"/>
          <w:bCs/>
          <w:szCs w:val="21"/>
        </w:rPr>
        <w:t>）或数据仓库中；在预测层，基于历史</w:t>
      </w:r>
      <w:r w:rsidRPr="0093274D">
        <w:rPr>
          <w:rFonts w:hint="eastAsia"/>
          <w:bCs/>
          <w:szCs w:val="21"/>
        </w:rPr>
        <w:t>AQI</w:t>
      </w:r>
      <w:r w:rsidRPr="0093274D">
        <w:rPr>
          <w:rFonts w:hint="eastAsia"/>
          <w:bCs/>
          <w:szCs w:val="21"/>
        </w:rPr>
        <w:t>、</w:t>
      </w:r>
      <w:r w:rsidRPr="0093274D">
        <w:rPr>
          <w:rFonts w:hint="eastAsia"/>
          <w:bCs/>
          <w:szCs w:val="21"/>
        </w:rPr>
        <w:t>PM2.5</w:t>
      </w:r>
      <w:r w:rsidRPr="0093274D">
        <w:rPr>
          <w:rFonts w:hint="eastAsia"/>
          <w:bCs/>
          <w:szCs w:val="21"/>
        </w:rPr>
        <w:t>、温度、湿度、风速、气压等多维特征，构建并训练机器学习或深度学习模型（如</w:t>
      </w:r>
      <w:r w:rsidRPr="0093274D">
        <w:rPr>
          <w:rFonts w:hint="eastAsia"/>
          <w:bCs/>
          <w:szCs w:val="21"/>
        </w:rPr>
        <w:t>LSTM</w:t>
      </w:r>
      <w:r w:rsidRPr="0093274D">
        <w:rPr>
          <w:rFonts w:hint="eastAsia"/>
          <w:bCs/>
          <w:szCs w:val="21"/>
        </w:rPr>
        <w:t>神经网络、</w:t>
      </w:r>
      <w:proofErr w:type="spellStart"/>
      <w:r w:rsidRPr="0093274D">
        <w:rPr>
          <w:rFonts w:hint="eastAsia"/>
          <w:bCs/>
          <w:szCs w:val="21"/>
        </w:rPr>
        <w:t>XGBoost</w:t>
      </w:r>
      <w:proofErr w:type="spellEnd"/>
      <w:r w:rsidRPr="0093274D">
        <w:rPr>
          <w:rFonts w:hint="eastAsia"/>
          <w:bCs/>
          <w:szCs w:val="21"/>
        </w:rPr>
        <w:t>集成模型），通过交叉验证与误差评估（如</w:t>
      </w:r>
      <w:r w:rsidRPr="0093274D">
        <w:rPr>
          <w:rFonts w:hint="eastAsia"/>
          <w:bCs/>
          <w:szCs w:val="21"/>
        </w:rPr>
        <w:t>RMSE</w:t>
      </w:r>
      <w:r w:rsidRPr="0093274D">
        <w:rPr>
          <w:rFonts w:hint="eastAsia"/>
          <w:bCs/>
          <w:szCs w:val="21"/>
        </w:rPr>
        <w:t>、</w:t>
      </w:r>
      <w:r w:rsidRPr="0093274D">
        <w:rPr>
          <w:rFonts w:hint="eastAsia"/>
          <w:bCs/>
          <w:szCs w:val="21"/>
        </w:rPr>
        <w:t>MAE</w:t>
      </w:r>
      <w:r w:rsidRPr="0093274D">
        <w:rPr>
          <w:rFonts w:hint="eastAsia"/>
          <w:bCs/>
          <w:szCs w:val="21"/>
        </w:rPr>
        <w:t>）优化模型参数，实现对未来</w:t>
      </w:r>
      <w:r w:rsidRPr="0093274D">
        <w:rPr>
          <w:rFonts w:hint="eastAsia"/>
          <w:bCs/>
          <w:szCs w:val="21"/>
        </w:rPr>
        <w:t>24</w:t>
      </w:r>
      <w:r w:rsidRPr="0093274D">
        <w:rPr>
          <w:rFonts w:hint="eastAsia"/>
          <w:bCs/>
          <w:szCs w:val="21"/>
        </w:rPr>
        <w:t>至</w:t>
      </w:r>
      <w:r w:rsidRPr="0093274D">
        <w:rPr>
          <w:rFonts w:hint="eastAsia"/>
          <w:bCs/>
          <w:szCs w:val="21"/>
        </w:rPr>
        <w:t>72</w:t>
      </w:r>
      <w:r w:rsidRPr="0093274D">
        <w:rPr>
          <w:rFonts w:hint="eastAsia"/>
          <w:bCs/>
          <w:szCs w:val="21"/>
        </w:rPr>
        <w:t>小时空气质量指数的精准预测；在展示层，利用</w:t>
      </w:r>
      <w:proofErr w:type="spellStart"/>
      <w:r w:rsidRPr="0093274D">
        <w:rPr>
          <w:rFonts w:hint="eastAsia"/>
          <w:bCs/>
          <w:szCs w:val="21"/>
        </w:rPr>
        <w:t>ECharts</w:t>
      </w:r>
      <w:proofErr w:type="spellEnd"/>
      <w:r w:rsidRPr="0093274D">
        <w:rPr>
          <w:rFonts w:hint="eastAsia"/>
          <w:bCs/>
          <w:szCs w:val="21"/>
        </w:rPr>
        <w:t>、</w:t>
      </w:r>
      <w:proofErr w:type="spellStart"/>
      <w:del w:id="23" w:author="szz" w:date="2026-04-10T09:41:27Z" w16du:dateUtc="2026-04-10T09:41:27Z">
        <w:r w:rsidRPr="0093274D" w:rsidDel="5387C4B0">
          <w:rPr>
            <w:rFonts w:hint="eastAsia"/>
            <w:bCs/>
            <w:szCs w:val="21"/>
          </w:rPr>
          <w:delText>Mapbox</w:delText>
        </w:r>
      </w:del>
      <w:proofErr w:type="spellEnd"/>
      <w:r w:rsidRPr="0093274D">
        <w:rPr>
          <w:rFonts w:hint="eastAsia"/>
          <w:bCs/>
          <w:szCs w:val="21"/>
        </w:rPr>
        <w:t>或</w:t>
      </w:r>
      <w:del w:id="24" w:author="szz" w:date="2026-04-10T09:41:27Z" w16du:dateUtc="2026-04-10T09:41:27Z">
        <w:r w:rsidRPr="0093274D" w:rsidDel="5387C4B0">
          <w:rPr>
            <w:rFonts w:hint="eastAsia"/>
            <w:bCs/>
            <w:szCs w:val="21"/>
          </w:rPr>
          <w:delText>Grafana</w:delText>
        </w:r>
      </w:del>
      <w:r w:rsidRPr="0093274D">
        <w:rPr>
          <w:rFonts w:hint="eastAsia"/>
          <w:bCs/>
          <w:szCs w:val="21"/>
        </w:rPr>
        <w:t>等可视化工具，开发</w:t>
      </w:r>
      <w:r w:rsidRPr="0093274D">
        <w:rPr>
          <w:rFonts w:hint="eastAsia"/>
          <w:bCs/>
          <w:szCs w:val="21"/>
        </w:rPr>
        <w:t>Web</w:t>
      </w:r>
      <w:r w:rsidRPr="0093274D">
        <w:rPr>
          <w:rFonts w:hint="eastAsia"/>
          <w:bCs/>
          <w:szCs w:val="21"/>
        </w:rPr>
        <w:t>前端界面，实现空气质量时空分布热力图、趋势曲线、预测结果对比等可视化功能，提升系统的可操作性与用户体验。</w:t>
      </w:r>
    </w:p>
    <w:p w14:paraId="0CBC6AEC" w14:textId="77777777" w:rsidR="007D70E6" w:rsidRDefault="00000000">
      <w:pPr>
        <w:jc w:val="left"/>
        <w:rPr>
          <w:b/>
          <w:sz w:val="28"/>
        </w:rPr>
      </w:pPr>
      <w:bookmarkStart w:id="0" w:name="_Ref4993"/>
      <w:r>
        <w:rPr>
          <w:b/>
          <w:sz w:val="28"/>
        </w:rPr>
        <w:t>四、参考文献</w:t>
      </w:r>
    </w:p>
    <w:p w14:paraId="057038C4" w14:textId="4EF2A690" w:rsidR="007D70E6" w:rsidRDefault="002C2724">
      <w:pPr>
        <w:numPr>
          <w:ilvl w:val="0"/>
          <w:numId w:val="1"/>
        </w:numPr>
      </w:pPr>
      <w:bookmarkStart w:id="1" w:name="_Ref4102"/>
      <w:bookmarkEnd w:id="0"/>
      <w:r w:rsidRPr="002C2724">
        <w:rPr>
          <w:rFonts w:hint="eastAsia"/>
        </w:rPr>
        <w:t>杨洪</w:t>
      </w:r>
      <w:r w:rsidR="000734BF">
        <w:rPr>
          <w:rFonts w:hint="eastAsia"/>
        </w:rPr>
        <w:t>,</w:t>
      </w:r>
      <w:r w:rsidRPr="002C2724">
        <w:rPr>
          <w:rFonts w:hint="eastAsia"/>
        </w:rPr>
        <w:t>张怡婷</w:t>
      </w:r>
      <w:r w:rsidR="000734BF">
        <w:rPr>
          <w:rFonts w:hint="eastAsia"/>
        </w:rPr>
        <w:t>,</w:t>
      </w:r>
      <w:r w:rsidRPr="002C2724">
        <w:rPr>
          <w:rFonts w:hint="eastAsia"/>
        </w:rPr>
        <w:t>李国会</w:t>
      </w:r>
      <w:r w:rsidR="000734BF">
        <w:rPr>
          <w:rFonts w:hint="eastAsia"/>
        </w:rPr>
        <w:t>.</w:t>
      </w:r>
      <w:r w:rsidRPr="002C2724">
        <w:rPr>
          <w:rFonts w:hint="eastAsia"/>
        </w:rPr>
        <w:t>考虑多影响因素的空气质量指数新型混合预测模型研究</w:t>
      </w:r>
      <w:r w:rsidRPr="002C2724">
        <w:rPr>
          <w:rFonts w:hint="eastAsia"/>
        </w:rPr>
        <w:t xml:space="preserve"> </w:t>
      </w:r>
      <w:r w:rsidRPr="002C2724">
        <w:rPr>
          <w:rFonts w:hint="eastAsia"/>
        </w:rPr>
        <w:t>——</w:t>
      </w:r>
      <w:r w:rsidRPr="002C2724">
        <w:rPr>
          <w:rFonts w:hint="eastAsia"/>
        </w:rPr>
        <w:t xml:space="preserve"> </w:t>
      </w:r>
      <w:r w:rsidRPr="002C2724">
        <w:rPr>
          <w:rFonts w:hint="eastAsia"/>
        </w:rPr>
        <w:t>以中国城市为例</w:t>
      </w:r>
      <w:r w:rsidRPr="002C2724">
        <w:rPr>
          <w:rFonts w:hint="eastAsia"/>
        </w:rPr>
        <w:t xml:space="preserve"> [J]. </w:t>
      </w:r>
      <w:r w:rsidRPr="002C2724">
        <w:rPr>
          <w:rFonts w:hint="eastAsia"/>
        </w:rPr>
        <w:t>大气污染研究，</w:t>
      </w:r>
      <w:r w:rsidRPr="002C2724">
        <w:rPr>
          <w:rFonts w:hint="eastAsia"/>
        </w:rPr>
        <w:t>2023,14 (3):101677.</w:t>
      </w:r>
      <w:bookmarkEnd w:id="1"/>
    </w:p>
    <w:p w14:paraId="307F59A8" w14:textId="08A326D9" w:rsidR="007D70E6" w:rsidRDefault="002C2724">
      <w:pPr>
        <w:numPr>
          <w:ilvl w:val="0"/>
          <w:numId w:val="1"/>
        </w:numPr>
        <w:wordWrap w:val="0"/>
        <w:autoSpaceDE w:val="0"/>
        <w:autoSpaceDN w:val="0"/>
        <w:spacing w:line="300" w:lineRule="auto"/>
        <w:ind w:left="294" w:hangingChars="140" w:hanging="294"/>
        <w:rPr>
          <w:color w:val="000000"/>
          <w:szCs w:val="21"/>
        </w:rPr>
      </w:pPr>
      <w:bookmarkStart w:id="2" w:name="_Ref4553"/>
      <w:r w:rsidRPr="002C2724">
        <w:rPr>
          <w:rFonts w:hint="eastAsia"/>
          <w:color w:val="000000"/>
          <w:szCs w:val="21"/>
        </w:rPr>
        <w:t>朱苏玲</w:t>
      </w:r>
      <w:r w:rsidR="000734BF">
        <w:rPr>
          <w:rFonts w:hint="eastAsia"/>
          <w:color w:val="000000"/>
          <w:szCs w:val="21"/>
        </w:rPr>
        <w:t>,</w:t>
      </w:r>
      <w:r w:rsidRPr="002C2724">
        <w:rPr>
          <w:rFonts w:hint="eastAsia"/>
          <w:color w:val="000000"/>
          <w:szCs w:val="21"/>
        </w:rPr>
        <w:t>连秀元</w:t>
      </w:r>
      <w:r w:rsidR="000734BF">
        <w:rPr>
          <w:rFonts w:hint="eastAsia"/>
          <w:color w:val="000000"/>
          <w:szCs w:val="21"/>
        </w:rPr>
        <w:t>,</w:t>
      </w:r>
      <w:r w:rsidRPr="002C2724">
        <w:rPr>
          <w:rFonts w:hint="eastAsia"/>
          <w:color w:val="000000"/>
          <w:szCs w:val="21"/>
        </w:rPr>
        <w:t>刘海霞</w:t>
      </w:r>
      <w:r w:rsidR="000734BF">
        <w:rPr>
          <w:rFonts w:hint="eastAsia"/>
          <w:color w:val="000000"/>
          <w:szCs w:val="21"/>
        </w:rPr>
        <w:t>,</w:t>
      </w:r>
      <w:r w:rsidRPr="002C2724">
        <w:rPr>
          <w:rFonts w:hint="eastAsia"/>
          <w:color w:val="000000"/>
          <w:szCs w:val="21"/>
        </w:rPr>
        <w:t>等</w:t>
      </w:r>
      <w:r w:rsidR="000734BF">
        <w:rPr>
          <w:rFonts w:hint="eastAsia"/>
          <w:color w:val="000000"/>
          <w:szCs w:val="21"/>
        </w:rPr>
        <w:t>.</w:t>
      </w:r>
      <w:r w:rsidRPr="002C2724">
        <w:rPr>
          <w:rFonts w:hint="eastAsia"/>
          <w:color w:val="000000"/>
          <w:szCs w:val="21"/>
        </w:rPr>
        <w:t>基于混合模型的空气质量指数预测研究</w:t>
      </w:r>
      <w:r w:rsidRPr="002C2724">
        <w:rPr>
          <w:rFonts w:hint="eastAsia"/>
          <w:color w:val="000000"/>
          <w:szCs w:val="21"/>
        </w:rPr>
        <w:t xml:space="preserve"> </w:t>
      </w:r>
      <w:r w:rsidRPr="002C2724">
        <w:rPr>
          <w:rFonts w:hint="eastAsia"/>
          <w:color w:val="000000"/>
          <w:szCs w:val="21"/>
        </w:rPr>
        <w:t>——</w:t>
      </w:r>
      <w:r w:rsidRPr="002C2724">
        <w:rPr>
          <w:rFonts w:hint="eastAsia"/>
          <w:color w:val="000000"/>
          <w:szCs w:val="21"/>
        </w:rPr>
        <w:t xml:space="preserve"> </w:t>
      </w:r>
      <w:r w:rsidRPr="002C2724">
        <w:rPr>
          <w:rFonts w:hint="eastAsia"/>
          <w:color w:val="000000"/>
          <w:szCs w:val="21"/>
        </w:rPr>
        <w:t>以中国城市为例</w:t>
      </w:r>
      <w:r w:rsidRPr="002C2724">
        <w:rPr>
          <w:rFonts w:hint="eastAsia"/>
          <w:color w:val="000000"/>
          <w:szCs w:val="21"/>
        </w:rPr>
        <w:t xml:space="preserve"> [J]. </w:t>
      </w:r>
      <w:r w:rsidRPr="002C2724">
        <w:rPr>
          <w:rFonts w:hint="eastAsia"/>
          <w:color w:val="000000"/>
          <w:szCs w:val="21"/>
        </w:rPr>
        <w:t>环境污染，</w:t>
      </w:r>
      <w:r w:rsidRPr="002C2724">
        <w:rPr>
          <w:rFonts w:hint="eastAsia"/>
          <w:color w:val="000000"/>
          <w:szCs w:val="21"/>
        </w:rPr>
        <w:t>2017,231 (Pt 2):1232-1244.</w:t>
      </w:r>
      <w:bookmarkEnd w:id="2"/>
    </w:p>
    <w:p w14:paraId="31F19D6E" w14:textId="5A41548E" w:rsidR="007D70E6" w:rsidRDefault="000734BF">
      <w:pPr>
        <w:numPr>
          <w:ilvl w:val="0"/>
          <w:numId w:val="1"/>
        </w:numPr>
        <w:wordWrap w:val="0"/>
        <w:autoSpaceDE w:val="0"/>
        <w:autoSpaceDN w:val="0"/>
        <w:spacing w:line="300" w:lineRule="auto"/>
        <w:ind w:left="294" w:hangingChars="140" w:hanging="294"/>
        <w:rPr>
          <w:color w:val="000000"/>
          <w:szCs w:val="21"/>
        </w:rPr>
      </w:pPr>
      <w:bookmarkStart w:id="3" w:name="_Ref5203"/>
      <w:proofErr w:type="gramStart"/>
      <w:r w:rsidRPr="000734BF">
        <w:rPr>
          <w:rFonts w:hint="eastAsia"/>
          <w:color w:val="000000"/>
          <w:szCs w:val="21"/>
        </w:rPr>
        <w:t>成鹏伟</w:t>
      </w:r>
      <w:proofErr w:type="gramEnd"/>
      <w:r w:rsidRPr="000734BF">
        <w:rPr>
          <w:rFonts w:hint="eastAsia"/>
          <w:color w:val="000000"/>
          <w:szCs w:val="21"/>
        </w:rPr>
        <w:t>,</w:t>
      </w:r>
      <w:r w:rsidRPr="000734BF">
        <w:rPr>
          <w:rFonts w:hint="eastAsia"/>
          <w:color w:val="000000"/>
          <w:szCs w:val="21"/>
        </w:rPr>
        <w:t>朱凌云</w:t>
      </w:r>
      <w:r w:rsidRPr="000734BF">
        <w:rPr>
          <w:rFonts w:hint="eastAsia"/>
          <w:color w:val="000000"/>
          <w:szCs w:val="21"/>
        </w:rPr>
        <w:t>,</w:t>
      </w:r>
      <w:r w:rsidRPr="000734BF">
        <w:rPr>
          <w:rFonts w:hint="eastAsia"/>
          <w:color w:val="000000"/>
          <w:szCs w:val="21"/>
        </w:rPr>
        <w:t>闫世明</w:t>
      </w:r>
      <w:r w:rsidRPr="000734BF">
        <w:rPr>
          <w:rFonts w:hint="eastAsia"/>
          <w:color w:val="000000"/>
          <w:szCs w:val="21"/>
        </w:rPr>
        <w:t>,</w:t>
      </w:r>
      <w:r w:rsidRPr="000734BF">
        <w:rPr>
          <w:rFonts w:hint="eastAsia"/>
          <w:color w:val="000000"/>
          <w:szCs w:val="21"/>
        </w:rPr>
        <w:t>等</w:t>
      </w:r>
      <w:r w:rsidRPr="000734BF">
        <w:rPr>
          <w:rFonts w:hint="eastAsia"/>
          <w:color w:val="000000"/>
          <w:szCs w:val="21"/>
        </w:rPr>
        <w:t>.</w:t>
      </w:r>
      <w:r w:rsidRPr="000734BF">
        <w:rPr>
          <w:rFonts w:hint="eastAsia"/>
          <w:color w:val="000000"/>
          <w:szCs w:val="21"/>
        </w:rPr>
        <w:t>基于</w:t>
      </w:r>
      <w:proofErr w:type="spellStart"/>
      <w:r w:rsidRPr="000734BF">
        <w:rPr>
          <w:rFonts w:hint="eastAsia"/>
          <w:color w:val="000000"/>
          <w:szCs w:val="21"/>
        </w:rPr>
        <w:t>CatBoost</w:t>
      </w:r>
      <w:proofErr w:type="spellEnd"/>
      <w:r w:rsidRPr="000734BF">
        <w:rPr>
          <w:rFonts w:hint="eastAsia"/>
          <w:color w:val="000000"/>
          <w:szCs w:val="21"/>
        </w:rPr>
        <w:t>模型的太原市</w:t>
      </w:r>
      <w:r w:rsidRPr="000734BF">
        <w:rPr>
          <w:rFonts w:hint="eastAsia"/>
          <w:color w:val="000000"/>
          <w:szCs w:val="21"/>
        </w:rPr>
        <w:t>O3</w:t>
      </w:r>
      <w:r w:rsidRPr="000734BF">
        <w:rPr>
          <w:rFonts w:hint="eastAsia"/>
          <w:color w:val="000000"/>
          <w:szCs w:val="21"/>
        </w:rPr>
        <w:t>浓度预测研究</w:t>
      </w:r>
      <w:r w:rsidRPr="000734BF">
        <w:rPr>
          <w:rFonts w:hint="eastAsia"/>
          <w:color w:val="000000"/>
          <w:szCs w:val="21"/>
        </w:rPr>
        <w:t>[C]//</w:t>
      </w:r>
      <w:r w:rsidRPr="000734BF">
        <w:rPr>
          <w:rFonts w:hint="eastAsia"/>
          <w:color w:val="000000"/>
          <w:szCs w:val="21"/>
        </w:rPr>
        <w:t>中国气象学会</w:t>
      </w:r>
      <w:r w:rsidRPr="000734BF">
        <w:rPr>
          <w:rFonts w:hint="eastAsia"/>
          <w:color w:val="000000"/>
          <w:szCs w:val="21"/>
        </w:rPr>
        <w:t>.</w:t>
      </w:r>
      <w:r w:rsidRPr="000734BF">
        <w:rPr>
          <w:rFonts w:hint="eastAsia"/>
          <w:color w:val="000000"/>
          <w:szCs w:val="21"/>
        </w:rPr>
        <w:t>第</w:t>
      </w:r>
      <w:r w:rsidRPr="000734BF">
        <w:rPr>
          <w:rFonts w:hint="eastAsia"/>
          <w:color w:val="000000"/>
          <w:szCs w:val="21"/>
        </w:rPr>
        <w:t>36</w:t>
      </w:r>
      <w:r w:rsidRPr="000734BF">
        <w:rPr>
          <w:rFonts w:hint="eastAsia"/>
          <w:color w:val="000000"/>
          <w:szCs w:val="21"/>
        </w:rPr>
        <w:t>届中国气象学会年会摘要集——</w:t>
      </w:r>
      <w:r w:rsidRPr="000734BF">
        <w:rPr>
          <w:rFonts w:hint="eastAsia"/>
          <w:color w:val="000000"/>
          <w:szCs w:val="21"/>
        </w:rPr>
        <w:t xml:space="preserve">S2 </w:t>
      </w:r>
      <w:r w:rsidRPr="000734BF">
        <w:rPr>
          <w:rFonts w:hint="eastAsia"/>
          <w:color w:val="000000"/>
          <w:szCs w:val="21"/>
        </w:rPr>
        <w:t>大气环境与污染气象</w:t>
      </w:r>
      <w:r w:rsidRPr="000734BF">
        <w:rPr>
          <w:rFonts w:hint="eastAsia"/>
          <w:color w:val="000000"/>
          <w:szCs w:val="21"/>
        </w:rPr>
        <w:t>.</w:t>
      </w:r>
      <w:r w:rsidRPr="000734BF">
        <w:rPr>
          <w:rFonts w:hint="eastAsia"/>
          <w:color w:val="000000"/>
          <w:szCs w:val="21"/>
        </w:rPr>
        <w:t>山西省气象科学研究所</w:t>
      </w:r>
      <w:r w:rsidRPr="000734BF">
        <w:rPr>
          <w:rFonts w:hint="eastAsia"/>
          <w:color w:val="000000"/>
          <w:szCs w:val="21"/>
        </w:rPr>
        <w:t>;,2025:91-93.DOI:10.26914/c.cnkihy.2025.039223.</w:t>
      </w:r>
      <w:bookmarkEnd w:id="3"/>
    </w:p>
    <w:p w14:paraId="57259815" w14:textId="22DEDA7E" w:rsidR="007D70E6" w:rsidRDefault="002856B2">
      <w:pPr>
        <w:numPr>
          <w:ilvl w:val="0"/>
          <w:numId w:val="1"/>
        </w:numPr>
        <w:wordWrap w:val="0"/>
        <w:autoSpaceDE w:val="0"/>
        <w:autoSpaceDN w:val="0"/>
        <w:spacing w:line="300" w:lineRule="auto"/>
        <w:ind w:left="294" w:hangingChars="140" w:hanging="294"/>
        <w:rPr>
          <w:color w:val="000000"/>
          <w:szCs w:val="21"/>
        </w:rPr>
      </w:pPr>
      <w:bookmarkStart w:id="4" w:name="_Ref6176"/>
      <w:proofErr w:type="gramStart"/>
      <w:r w:rsidRPr="002856B2">
        <w:rPr>
          <w:rFonts w:hint="eastAsia"/>
          <w:color w:val="000000"/>
          <w:szCs w:val="21"/>
        </w:rPr>
        <w:t>潘</w:t>
      </w:r>
      <w:proofErr w:type="gramEnd"/>
      <w:r w:rsidRPr="002856B2">
        <w:rPr>
          <w:rFonts w:hint="eastAsia"/>
          <w:color w:val="000000"/>
          <w:szCs w:val="21"/>
        </w:rPr>
        <w:t>亚群</w:t>
      </w:r>
      <w:r w:rsidRPr="002856B2">
        <w:rPr>
          <w:rFonts w:hint="eastAsia"/>
          <w:color w:val="000000"/>
          <w:szCs w:val="21"/>
        </w:rPr>
        <w:t>,</w:t>
      </w:r>
      <w:r w:rsidRPr="002856B2">
        <w:rPr>
          <w:rFonts w:hint="eastAsia"/>
          <w:color w:val="000000"/>
          <w:szCs w:val="21"/>
        </w:rPr>
        <w:t>刘碧</w:t>
      </w:r>
      <w:r w:rsidRPr="002856B2">
        <w:rPr>
          <w:rFonts w:hint="eastAsia"/>
          <w:color w:val="000000"/>
          <w:szCs w:val="21"/>
        </w:rPr>
        <w:t>,</w:t>
      </w:r>
      <w:r w:rsidRPr="002856B2">
        <w:rPr>
          <w:rFonts w:hint="eastAsia"/>
          <w:color w:val="000000"/>
          <w:szCs w:val="21"/>
        </w:rPr>
        <w:t>马波</w:t>
      </w:r>
      <w:r w:rsidRPr="002856B2">
        <w:rPr>
          <w:rFonts w:hint="eastAsia"/>
          <w:color w:val="000000"/>
          <w:szCs w:val="21"/>
        </w:rPr>
        <w:t>,</w:t>
      </w:r>
      <w:r w:rsidRPr="002856B2">
        <w:rPr>
          <w:rFonts w:hint="eastAsia"/>
          <w:color w:val="000000"/>
          <w:szCs w:val="21"/>
        </w:rPr>
        <w:t>等</w:t>
      </w:r>
      <w:r w:rsidRPr="002856B2">
        <w:rPr>
          <w:rFonts w:hint="eastAsia"/>
          <w:color w:val="000000"/>
          <w:szCs w:val="21"/>
        </w:rPr>
        <w:t>.</w:t>
      </w:r>
      <w:r w:rsidRPr="002856B2">
        <w:rPr>
          <w:rFonts w:hint="eastAsia"/>
          <w:color w:val="000000"/>
          <w:szCs w:val="21"/>
        </w:rPr>
        <w:t>基于</w:t>
      </w:r>
      <w:r w:rsidRPr="002856B2">
        <w:rPr>
          <w:rFonts w:hint="eastAsia"/>
          <w:color w:val="000000"/>
          <w:szCs w:val="21"/>
        </w:rPr>
        <w:t>Prophet</w:t>
      </w:r>
      <w:r w:rsidRPr="002856B2">
        <w:rPr>
          <w:rFonts w:hint="eastAsia"/>
          <w:color w:val="000000"/>
          <w:szCs w:val="21"/>
        </w:rPr>
        <w:t>模型和</w:t>
      </w:r>
      <w:r w:rsidRPr="002856B2">
        <w:rPr>
          <w:rFonts w:hint="eastAsia"/>
          <w:color w:val="000000"/>
          <w:szCs w:val="21"/>
        </w:rPr>
        <w:t>Mann-Kendall(M-K)</w:t>
      </w:r>
      <w:r w:rsidRPr="002856B2">
        <w:rPr>
          <w:rFonts w:hint="eastAsia"/>
          <w:color w:val="000000"/>
          <w:szCs w:val="21"/>
        </w:rPr>
        <w:t>检验法预测</w:t>
      </w:r>
      <w:r w:rsidRPr="002856B2">
        <w:rPr>
          <w:rFonts w:hint="eastAsia"/>
          <w:color w:val="000000"/>
          <w:szCs w:val="21"/>
        </w:rPr>
        <w:t>2025</w:t>
      </w:r>
      <w:r w:rsidRPr="002856B2">
        <w:rPr>
          <w:rFonts w:hint="eastAsia"/>
          <w:color w:val="000000"/>
          <w:szCs w:val="21"/>
        </w:rPr>
        <w:t>年西昌市空气污染物浓度及变化趋势</w:t>
      </w:r>
      <w:r w:rsidRPr="002856B2">
        <w:rPr>
          <w:rFonts w:hint="eastAsia"/>
          <w:color w:val="000000"/>
          <w:szCs w:val="21"/>
        </w:rPr>
        <w:t>[J].</w:t>
      </w:r>
      <w:r w:rsidRPr="002856B2">
        <w:rPr>
          <w:rFonts w:hint="eastAsia"/>
          <w:color w:val="000000"/>
          <w:szCs w:val="21"/>
        </w:rPr>
        <w:t>四川环境</w:t>
      </w:r>
      <w:r w:rsidRPr="002856B2">
        <w:rPr>
          <w:rFonts w:hint="eastAsia"/>
          <w:color w:val="000000"/>
          <w:szCs w:val="21"/>
        </w:rPr>
        <w:t>,2025,44(04):1-13.DOI:10.14034/j.cnki.schj.2025.04.001.</w:t>
      </w:r>
      <w:bookmarkEnd w:id="4"/>
    </w:p>
    <w:p w14:paraId="2E2353F4" w14:textId="49621943" w:rsidR="007D70E6" w:rsidRDefault="00D2799B">
      <w:pPr>
        <w:numPr>
          <w:ilvl w:val="0"/>
          <w:numId w:val="1"/>
        </w:numPr>
        <w:wordWrap w:val="0"/>
        <w:autoSpaceDE w:val="0"/>
        <w:autoSpaceDN w:val="0"/>
        <w:spacing w:line="300" w:lineRule="auto"/>
        <w:ind w:left="294" w:hangingChars="140" w:hanging="294"/>
        <w:rPr>
          <w:color w:val="000000"/>
          <w:szCs w:val="21"/>
        </w:rPr>
      </w:pPr>
      <w:bookmarkStart w:id="5" w:name="_Ref11185"/>
      <w:r w:rsidRPr="00D2799B">
        <w:rPr>
          <w:rFonts w:hint="eastAsia"/>
          <w:color w:val="000000"/>
          <w:szCs w:val="21"/>
        </w:rPr>
        <w:t>陶明珠</w:t>
      </w:r>
      <w:r w:rsidRPr="00D2799B">
        <w:rPr>
          <w:rFonts w:hint="eastAsia"/>
          <w:color w:val="000000"/>
          <w:szCs w:val="21"/>
        </w:rPr>
        <w:t>.</w:t>
      </w:r>
      <w:r w:rsidRPr="00D2799B">
        <w:rPr>
          <w:rFonts w:hint="eastAsia"/>
          <w:color w:val="000000"/>
          <w:szCs w:val="21"/>
        </w:rPr>
        <w:t>基于贝叶斯统计的多源异构数据分类方法</w:t>
      </w:r>
      <w:r w:rsidRPr="00D2799B">
        <w:rPr>
          <w:rFonts w:hint="eastAsia"/>
          <w:color w:val="000000"/>
          <w:szCs w:val="21"/>
        </w:rPr>
        <w:t>[J].</w:t>
      </w:r>
      <w:r w:rsidRPr="00D2799B">
        <w:rPr>
          <w:rFonts w:hint="eastAsia"/>
          <w:color w:val="000000"/>
          <w:szCs w:val="21"/>
        </w:rPr>
        <w:t>西安文理学院学报</w:t>
      </w:r>
      <w:r w:rsidRPr="00D2799B">
        <w:rPr>
          <w:rFonts w:hint="eastAsia"/>
          <w:color w:val="000000"/>
          <w:szCs w:val="21"/>
        </w:rPr>
        <w:t>(</w:t>
      </w:r>
      <w:r w:rsidRPr="00D2799B">
        <w:rPr>
          <w:rFonts w:hint="eastAsia"/>
          <w:color w:val="000000"/>
          <w:szCs w:val="21"/>
        </w:rPr>
        <w:t>自然科学版</w:t>
      </w:r>
      <w:r w:rsidRPr="00D2799B">
        <w:rPr>
          <w:rFonts w:hint="eastAsia"/>
          <w:color w:val="000000"/>
          <w:szCs w:val="21"/>
        </w:rPr>
        <w:t>),2025,28(04):11-17.DOI:CNKI:SUN:XAJY.0.2025-04-002</w:t>
      </w:r>
      <w:r w:rsidR="002C2724" w:rsidRPr="002C2724">
        <w:rPr>
          <w:rFonts w:hint="eastAsia"/>
          <w:color w:val="000000"/>
          <w:szCs w:val="21"/>
        </w:rPr>
        <w:t>.</w:t>
      </w:r>
      <w:bookmarkEnd w:id="5"/>
    </w:p>
    <w:p w14:paraId="7D6DD529" w14:textId="1BFEFCE4" w:rsidR="00D2799B" w:rsidRDefault="00D2799B">
      <w:pPr>
        <w:numPr>
          <w:ilvl w:val="0"/>
          <w:numId w:val="1"/>
        </w:numPr>
        <w:wordWrap w:val="0"/>
        <w:autoSpaceDE w:val="0"/>
        <w:autoSpaceDN w:val="0"/>
        <w:spacing w:line="300" w:lineRule="auto"/>
        <w:ind w:left="294" w:hangingChars="140" w:hanging="294"/>
        <w:rPr>
          <w:color w:val="000000"/>
          <w:szCs w:val="21"/>
        </w:rPr>
      </w:pPr>
      <w:bookmarkStart w:id="6" w:name="_Ref212032446"/>
      <w:proofErr w:type="gramStart"/>
      <w:r w:rsidRPr="00D2799B">
        <w:rPr>
          <w:rFonts w:hint="eastAsia"/>
          <w:color w:val="000000"/>
          <w:szCs w:val="21"/>
        </w:rPr>
        <w:t>气象自观数据驱动</w:t>
      </w:r>
      <w:proofErr w:type="gramEnd"/>
      <w:r w:rsidRPr="00D2799B">
        <w:rPr>
          <w:rFonts w:hint="eastAsia"/>
          <w:color w:val="000000"/>
          <w:szCs w:val="21"/>
        </w:rPr>
        <w:t>的</w:t>
      </w:r>
      <w:r w:rsidRPr="00D2799B">
        <w:rPr>
          <w:rFonts w:hint="eastAsia"/>
          <w:color w:val="000000"/>
          <w:szCs w:val="21"/>
        </w:rPr>
        <w:t>LSTM</w:t>
      </w:r>
      <w:r w:rsidRPr="00D2799B">
        <w:rPr>
          <w:rFonts w:hint="eastAsia"/>
          <w:color w:val="000000"/>
          <w:szCs w:val="21"/>
        </w:rPr>
        <w:t>模型：面向机场精细化天气预测的</w:t>
      </w:r>
      <w:r w:rsidRPr="00D2799B">
        <w:rPr>
          <w:rFonts w:hint="eastAsia"/>
          <w:color w:val="000000"/>
          <w:szCs w:val="21"/>
        </w:rPr>
        <w:t>AI</w:t>
      </w:r>
      <w:r w:rsidRPr="00D2799B">
        <w:rPr>
          <w:rFonts w:hint="eastAsia"/>
          <w:color w:val="000000"/>
          <w:szCs w:val="21"/>
        </w:rPr>
        <w:t>研究与实践</w:t>
      </w:r>
      <w:r w:rsidRPr="00D2799B">
        <w:rPr>
          <w:rFonts w:hint="eastAsia"/>
          <w:color w:val="000000"/>
          <w:szCs w:val="21"/>
        </w:rPr>
        <w:t>[C]//</w:t>
      </w:r>
      <w:r w:rsidRPr="00D2799B">
        <w:rPr>
          <w:rFonts w:hint="eastAsia"/>
          <w:color w:val="000000"/>
          <w:szCs w:val="21"/>
        </w:rPr>
        <w:t>中国气象学会</w:t>
      </w:r>
      <w:r w:rsidRPr="00D2799B">
        <w:rPr>
          <w:rFonts w:hint="eastAsia"/>
          <w:color w:val="000000"/>
          <w:szCs w:val="21"/>
        </w:rPr>
        <w:t>.</w:t>
      </w:r>
      <w:r w:rsidRPr="00D2799B">
        <w:rPr>
          <w:rFonts w:hint="eastAsia"/>
          <w:color w:val="000000"/>
          <w:szCs w:val="21"/>
        </w:rPr>
        <w:t>第</w:t>
      </w:r>
      <w:r w:rsidRPr="00D2799B">
        <w:rPr>
          <w:rFonts w:hint="eastAsia"/>
          <w:color w:val="000000"/>
          <w:szCs w:val="21"/>
        </w:rPr>
        <w:t>36</w:t>
      </w:r>
      <w:r w:rsidRPr="00D2799B">
        <w:rPr>
          <w:rFonts w:hint="eastAsia"/>
          <w:color w:val="000000"/>
          <w:szCs w:val="21"/>
        </w:rPr>
        <w:t>届中国气象学会年会摘要集——</w:t>
      </w:r>
      <w:r w:rsidRPr="00D2799B">
        <w:rPr>
          <w:rFonts w:hint="eastAsia"/>
          <w:color w:val="000000"/>
          <w:szCs w:val="21"/>
        </w:rPr>
        <w:t xml:space="preserve">S10 </w:t>
      </w:r>
      <w:r w:rsidRPr="00D2799B">
        <w:rPr>
          <w:rFonts w:hint="eastAsia"/>
          <w:color w:val="000000"/>
          <w:szCs w:val="21"/>
        </w:rPr>
        <w:t>航空气象关键技术与业务应用</w:t>
      </w:r>
      <w:r w:rsidRPr="00D2799B">
        <w:rPr>
          <w:rFonts w:hint="eastAsia"/>
          <w:color w:val="000000"/>
          <w:szCs w:val="21"/>
        </w:rPr>
        <w:t>.[</w:t>
      </w:r>
      <w:r w:rsidRPr="00D2799B">
        <w:rPr>
          <w:rFonts w:hint="eastAsia"/>
          <w:color w:val="000000"/>
          <w:szCs w:val="21"/>
        </w:rPr>
        <w:t>出版者不详</w:t>
      </w:r>
      <w:r w:rsidRPr="00D2799B">
        <w:rPr>
          <w:rFonts w:hint="eastAsia"/>
          <w:color w:val="000000"/>
          <w:szCs w:val="21"/>
        </w:rPr>
        <w:t>],2025:98-99.</w:t>
      </w:r>
      <w:bookmarkEnd w:id="6"/>
    </w:p>
    <w:p w14:paraId="01134D2F" w14:textId="08B45CB0" w:rsidR="003167D2" w:rsidRDefault="003167D2">
      <w:pPr>
        <w:numPr>
          <w:ilvl w:val="0"/>
          <w:numId w:val="1"/>
        </w:numPr>
        <w:wordWrap w:val="0"/>
        <w:autoSpaceDE w:val="0"/>
        <w:autoSpaceDN w:val="0"/>
        <w:spacing w:line="300" w:lineRule="auto"/>
        <w:ind w:left="294" w:hangingChars="140" w:hanging="294"/>
        <w:rPr>
          <w:color w:val="000000"/>
          <w:szCs w:val="21"/>
        </w:rPr>
      </w:pPr>
      <w:bookmarkStart w:id="7" w:name="_Ref212032635"/>
      <w:r w:rsidRPr="003167D2">
        <w:rPr>
          <w:rFonts w:hint="eastAsia"/>
          <w:color w:val="000000"/>
          <w:szCs w:val="21"/>
        </w:rPr>
        <w:t>廖国莲</w:t>
      </w:r>
      <w:r w:rsidRPr="003167D2">
        <w:rPr>
          <w:rFonts w:hint="eastAsia"/>
          <w:color w:val="000000"/>
          <w:szCs w:val="21"/>
        </w:rPr>
        <w:t>,</w:t>
      </w:r>
      <w:r w:rsidRPr="003167D2">
        <w:rPr>
          <w:rFonts w:hint="eastAsia"/>
          <w:color w:val="000000"/>
          <w:szCs w:val="21"/>
        </w:rPr>
        <w:t>空气质量预报模式产品的广西本地化应用</w:t>
      </w:r>
      <w:r w:rsidRPr="003167D2">
        <w:rPr>
          <w:rFonts w:hint="eastAsia"/>
          <w:color w:val="000000"/>
          <w:szCs w:val="21"/>
        </w:rPr>
        <w:t>.</w:t>
      </w:r>
      <w:r w:rsidRPr="003167D2">
        <w:rPr>
          <w:rFonts w:hint="eastAsia"/>
          <w:color w:val="000000"/>
          <w:szCs w:val="21"/>
        </w:rPr>
        <w:t>广西壮族自治区</w:t>
      </w:r>
      <w:r w:rsidRPr="003167D2">
        <w:rPr>
          <w:rFonts w:hint="eastAsia"/>
          <w:color w:val="000000"/>
          <w:szCs w:val="21"/>
        </w:rPr>
        <w:t>,</w:t>
      </w:r>
      <w:r w:rsidRPr="003167D2">
        <w:rPr>
          <w:rFonts w:hint="eastAsia"/>
          <w:color w:val="000000"/>
          <w:szCs w:val="21"/>
        </w:rPr>
        <w:t>广西壮族自治区气象台</w:t>
      </w:r>
      <w:r w:rsidRPr="003167D2">
        <w:rPr>
          <w:rFonts w:hint="eastAsia"/>
          <w:color w:val="000000"/>
          <w:szCs w:val="21"/>
        </w:rPr>
        <w:t>,2021-05-29.</w:t>
      </w:r>
      <w:bookmarkEnd w:id="7"/>
    </w:p>
    <w:p w14:paraId="0089C272" w14:textId="7A3607AC" w:rsidR="009A7995" w:rsidRDefault="009A7995">
      <w:pPr>
        <w:numPr>
          <w:ilvl w:val="0"/>
          <w:numId w:val="1"/>
        </w:numPr>
        <w:wordWrap w:val="0"/>
        <w:autoSpaceDE w:val="0"/>
        <w:autoSpaceDN w:val="0"/>
        <w:spacing w:line="300" w:lineRule="auto"/>
        <w:ind w:left="294" w:hangingChars="140" w:hanging="294"/>
        <w:rPr>
          <w:color w:val="000000"/>
          <w:szCs w:val="21"/>
        </w:rPr>
      </w:pPr>
      <w:bookmarkStart w:id="8" w:name="_Ref212036515"/>
      <w:r w:rsidRPr="009A7995">
        <w:rPr>
          <w:color w:val="000000"/>
          <w:szCs w:val="21"/>
        </w:rPr>
        <w:t>Wang J, Li J, Wang X, et al. Air quality prediction using CT-LSTM[J]. Neural Computing and Ap</w:t>
      </w:r>
      <w:r w:rsidRPr="009A7995">
        <w:rPr>
          <w:color w:val="000000"/>
          <w:szCs w:val="21"/>
        </w:rPr>
        <w:lastRenderedPageBreak/>
        <w:t>plications, 2021, 33(10): 4779-4792.</w:t>
      </w:r>
      <w:bookmarkEnd w:id="8"/>
    </w:p>
    <w:p w14:paraId="32A5B1BA" w14:textId="1AB79890" w:rsidR="009A7995" w:rsidRDefault="009A7995">
      <w:pPr>
        <w:numPr>
          <w:ilvl w:val="0"/>
          <w:numId w:val="1"/>
        </w:numPr>
        <w:wordWrap w:val="0"/>
        <w:autoSpaceDE w:val="0"/>
        <w:autoSpaceDN w:val="0"/>
        <w:spacing w:line="300" w:lineRule="auto"/>
        <w:ind w:left="294" w:hangingChars="140" w:hanging="294"/>
        <w:rPr>
          <w:color w:val="000000"/>
          <w:szCs w:val="21"/>
        </w:rPr>
      </w:pPr>
      <w:bookmarkStart w:id="9" w:name="_Ref212036624"/>
      <w:r w:rsidRPr="009A7995">
        <w:rPr>
          <w:color w:val="000000"/>
          <w:szCs w:val="21"/>
        </w:rPr>
        <w:t xml:space="preserve">Zhang Y, Wang Y, Gao M, et al. A predictive data </w:t>
      </w:r>
      <w:proofErr w:type="gramStart"/>
      <w:r w:rsidRPr="009A7995">
        <w:rPr>
          <w:color w:val="000000"/>
          <w:szCs w:val="21"/>
        </w:rPr>
        <w:t>feature</w:t>
      </w:r>
      <w:proofErr w:type="gramEnd"/>
      <w:r w:rsidRPr="009A7995">
        <w:rPr>
          <w:color w:val="000000"/>
          <w:szCs w:val="21"/>
        </w:rPr>
        <w:t xml:space="preserve"> exploration-based air quality prediction approach[J]. IEEE Access, 2019, 7: 30732-30743.</w:t>
      </w:r>
      <w:bookmarkEnd w:id="9"/>
    </w:p>
    <w:p w14:paraId="53D6F375" w14:textId="77777777" w:rsidR="007D70E6" w:rsidRDefault="00000000">
      <w:pPr>
        <w:rPr>
          <w:szCs w:val="21"/>
        </w:rPr>
      </w:pPr>
      <w:r>
        <w:rPr>
          <w:szCs w:val="21"/>
        </w:rPr>
        <w:br w:type="page"/>
      </w:r>
    </w:p>
    <w:p w14:paraId="235221D4" w14:textId="77777777" w:rsidR="007D70E6" w:rsidRDefault="00000000">
      <w:pPr>
        <w:pStyle w:val="a4"/>
        <w:pageBreakBefore/>
      </w:pPr>
      <w:r>
        <w:rPr>
          <w:b/>
          <w:sz w:val="28"/>
        </w:rPr>
        <w:lastRenderedPageBreak/>
        <w:t>五、指导教师评语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88"/>
      </w:tblGrid>
      <w:tr w:rsidR="007D70E6" w14:paraId="0D86DA26" w14:textId="77777777">
        <w:tc>
          <w:tcPr>
            <w:tcW w:w="8988" w:type="dxa"/>
          </w:tcPr>
          <w:p w14:paraId="26854865" w14:textId="77777777" w:rsidR="007D70E6" w:rsidRDefault="007D70E6">
            <w:pPr>
              <w:spacing w:line="300" w:lineRule="auto"/>
              <w:ind w:firstLineChars="200" w:firstLine="420"/>
              <w:rPr>
                <w:bCs/>
                <w:szCs w:val="21"/>
              </w:rPr>
            </w:pPr>
          </w:p>
          <w:p w14:paraId="412B88B7" w14:textId="01540E5E" w:rsidR="007D70E6" w:rsidRDefault="00000000" w:rsidP="007D1190">
            <w:pPr>
              <w:spacing w:line="300" w:lineRule="auto"/>
              <w:ind w:firstLineChars="200" w:firstLine="420"/>
              <w:rPr>
                <w:bCs/>
                <w:szCs w:val="21"/>
              </w:rPr>
            </w:pPr>
            <w:r>
              <w:rPr>
                <w:rFonts w:hint="eastAsia"/>
                <w:bCs/>
                <w:szCs w:val="21"/>
              </w:rPr>
              <w:t>该设计选题新颖，紧密结合专业方向，具有明确的理论意义和实际应用价值。学生对“</w:t>
            </w:r>
            <w:r w:rsidR="00664011">
              <w:rPr>
                <w:rFonts w:hint="eastAsia"/>
                <w:bCs/>
                <w:szCs w:val="21"/>
              </w:rPr>
              <w:t>基于大数据的空气质量预测系统设计与实现</w:t>
            </w:r>
            <w:r>
              <w:rPr>
                <w:rFonts w:hint="eastAsia"/>
                <w:bCs/>
                <w:szCs w:val="21"/>
              </w:rPr>
              <w:t>”的研究背景、国内外现状分析较为充分，表明了对该领域的深入了解。研究目标明确，内容具体，设计方案合理，技术路线可行，特别是采用了硬件设计与软件算法相结合的方法，体现了较强的综合实践能力。</w:t>
            </w:r>
          </w:p>
          <w:p w14:paraId="73D2CAC1" w14:textId="169A81AC" w:rsidR="007D70E6" w:rsidRDefault="00000000">
            <w:pPr>
              <w:spacing w:line="300" w:lineRule="auto"/>
              <w:ind w:firstLineChars="200" w:firstLine="420"/>
              <w:rPr>
                <w:bCs/>
                <w:szCs w:val="21"/>
              </w:rPr>
            </w:pPr>
            <w:r>
              <w:rPr>
                <w:rFonts w:hint="eastAsia"/>
                <w:bCs/>
                <w:szCs w:val="21"/>
              </w:rPr>
              <w:t>同意按此开题报告开展后续研究工作。建议在下一步研究中：一是进一步细化</w:t>
            </w:r>
            <w:r w:rsidR="007D1190">
              <w:rPr>
                <w:rFonts w:hint="eastAsia"/>
                <w:bCs/>
                <w:szCs w:val="21"/>
              </w:rPr>
              <w:t>具体的空气质量预测方法以及相关空气质量评测指标</w:t>
            </w:r>
            <w:r>
              <w:rPr>
                <w:rFonts w:hint="eastAsia"/>
                <w:bCs/>
                <w:szCs w:val="21"/>
              </w:rPr>
              <w:t>；二是提前考虑系统调试中可能遇到的难点（如</w:t>
            </w:r>
            <w:r w:rsidR="007D1190">
              <w:rPr>
                <w:rFonts w:hint="eastAsia"/>
                <w:bCs/>
                <w:szCs w:val="21"/>
              </w:rPr>
              <w:t>模型训练参数优化等</w:t>
            </w:r>
            <w:r>
              <w:rPr>
                <w:rFonts w:hint="eastAsia"/>
                <w:bCs/>
                <w:szCs w:val="21"/>
              </w:rPr>
              <w:t>），并制定应对方案；三是注意文献的时效性与权威性，补充最新的相关研究成果。</w:t>
            </w:r>
          </w:p>
          <w:p w14:paraId="516F71F7" w14:textId="77777777" w:rsidR="007D70E6" w:rsidRDefault="007D70E6">
            <w:pPr>
              <w:spacing w:line="300" w:lineRule="auto"/>
              <w:rPr>
                <w:b/>
                <w:szCs w:val="21"/>
              </w:rPr>
            </w:pPr>
          </w:p>
          <w:p w14:paraId="20AA0306" w14:textId="77777777" w:rsidR="007D70E6" w:rsidRDefault="007D70E6">
            <w:pPr>
              <w:spacing w:line="300" w:lineRule="auto"/>
              <w:rPr>
                <w:b/>
                <w:szCs w:val="21"/>
              </w:rPr>
            </w:pPr>
          </w:p>
          <w:p w14:paraId="1024FC55" w14:textId="77777777" w:rsidR="007D70E6" w:rsidRDefault="007D70E6">
            <w:pPr>
              <w:spacing w:line="300" w:lineRule="auto"/>
              <w:rPr>
                <w:b/>
                <w:szCs w:val="21"/>
              </w:rPr>
            </w:pPr>
          </w:p>
          <w:p w14:paraId="25ED7011" w14:textId="77777777" w:rsidR="007D70E6" w:rsidRDefault="007D70E6">
            <w:pPr>
              <w:spacing w:line="300" w:lineRule="auto"/>
              <w:rPr>
                <w:b/>
                <w:szCs w:val="21"/>
              </w:rPr>
            </w:pPr>
          </w:p>
          <w:p w14:paraId="40144E6E" w14:textId="77777777" w:rsidR="007D70E6" w:rsidRDefault="00000000">
            <w:pPr>
              <w:spacing w:line="300" w:lineRule="auto"/>
              <w:ind w:firstLineChars="1940" w:firstLine="4090"/>
              <w:rPr>
                <w:rFonts w:eastAsia="黑体"/>
                <w:color w:val="FF0000"/>
                <w:szCs w:val="21"/>
              </w:rPr>
            </w:pPr>
            <w:r>
              <w:rPr>
                <w:b/>
                <w:color w:val="000000"/>
                <w:szCs w:val="21"/>
              </w:rPr>
              <w:t>指导教师（签字）</w:t>
            </w:r>
            <w:r>
              <w:rPr>
                <w:b/>
                <w:color w:val="000000"/>
                <w:szCs w:val="21"/>
                <w:u w:val="single"/>
              </w:rPr>
              <w:t xml:space="preserve">             </w:t>
            </w:r>
          </w:p>
          <w:p w14:paraId="4558F764" w14:textId="77777777" w:rsidR="007D70E6" w:rsidRDefault="00000000">
            <w:pPr>
              <w:spacing w:line="300" w:lineRule="auto"/>
              <w:rPr>
                <w:rFonts w:eastAsia="黑体"/>
                <w:color w:val="FF0000"/>
                <w:szCs w:val="21"/>
              </w:rPr>
            </w:pPr>
            <w:r>
              <w:rPr>
                <w:rFonts w:eastAsia="黑体"/>
                <w:color w:val="FF0000"/>
                <w:szCs w:val="21"/>
              </w:rPr>
              <w:t xml:space="preserve">                                                          </w:t>
            </w:r>
          </w:p>
          <w:p w14:paraId="33209DF4" w14:textId="77777777" w:rsidR="007D70E6" w:rsidRDefault="00000000">
            <w:pPr>
              <w:spacing w:line="300" w:lineRule="auto"/>
              <w:rPr>
                <w:rFonts w:eastAsia="黑体"/>
                <w:szCs w:val="21"/>
              </w:rPr>
            </w:pPr>
            <w:r>
              <w:rPr>
                <w:color w:val="FF0000"/>
                <w:szCs w:val="21"/>
              </w:rPr>
              <w:t xml:space="preserve">                                       </w:t>
            </w:r>
            <w:r>
              <w:rPr>
                <w:rFonts w:hint="eastAsia"/>
                <w:color w:val="FF0000"/>
                <w:szCs w:val="21"/>
              </w:rPr>
              <w:t xml:space="preserve">          </w:t>
            </w:r>
            <w:r>
              <w:rPr>
                <w:color w:val="FF0000"/>
                <w:szCs w:val="21"/>
              </w:rPr>
              <w:t xml:space="preserve">   </w:t>
            </w:r>
            <w:r>
              <w:rPr>
                <w:rFonts w:eastAsia="黑体"/>
                <w:szCs w:val="21"/>
              </w:rPr>
              <w:t>202</w:t>
            </w:r>
            <w:r>
              <w:rPr>
                <w:rFonts w:eastAsia="黑体" w:hint="eastAsia"/>
                <w:szCs w:val="21"/>
              </w:rPr>
              <w:t>5</w:t>
            </w:r>
            <w:r>
              <w:rPr>
                <w:rFonts w:eastAsia="黑体"/>
                <w:color w:val="000000"/>
                <w:szCs w:val="21"/>
              </w:rPr>
              <w:t>年</w:t>
            </w:r>
            <w:r>
              <w:rPr>
                <w:rFonts w:eastAsia="黑体"/>
                <w:color w:val="000000"/>
                <w:szCs w:val="21"/>
              </w:rPr>
              <w:t xml:space="preserve"> 9</w:t>
            </w:r>
            <w:r>
              <w:rPr>
                <w:rFonts w:eastAsia="黑体"/>
                <w:color w:val="000000"/>
                <w:szCs w:val="21"/>
              </w:rPr>
              <w:t>月</w:t>
            </w:r>
            <w:r>
              <w:rPr>
                <w:rFonts w:eastAsia="黑体"/>
                <w:color w:val="000000"/>
                <w:szCs w:val="21"/>
              </w:rPr>
              <w:t xml:space="preserve"> </w:t>
            </w:r>
            <w:r>
              <w:rPr>
                <w:rFonts w:eastAsia="黑体" w:hint="eastAsia"/>
                <w:color w:val="000000"/>
                <w:szCs w:val="21"/>
              </w:rPr>
              <w:t>20</w:t>
            </w:r>
            <w:r>
              <w:rPr>
                <w:rFonts w:eastAsia="黑体"/>
                <w:color w:val="000000"/>
                <w:szCs w:val="21"/>
              </w:rPr>
              <w:t>日</w:t>
            </w:r>
          </w:p>
        </w:tc>
      </w:tr>
    </w:tbl>
    <w:p w14:paraId="13F330B3" w14:textId="77777777" w:rsidR="007D70E6" w:rsidRDefault="00000000">
      <w:pPr>
        <w:jc w:val="left"/>
        <w:rPr>
          <w:rFonts w:eastAsia="黑体"/>
          <w:szCs w:val="21"/>
        </w:rPr>
      </w:pPr>
      <w:r>
        <w:rPr>
          <w:b/>
          <w:sz w:val="28"/>
        </w:rPr>
        <w:t>六、审核意见</w:t>
      </w:r>
    </w:p>
    <w:tbl>
      <w:tblPr>
        <w:tblW w:w="8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2"/>
      </w:tblGrid>
      <w:tr w:rsidR="007D70E6" w14:paraId="2AE7B6CE" w14:textId="77777777">
        <w:trPr>
          <w:trHeight w:val="5426"/>
        </w:trPr>
        <w:tc>
          <w:tcPr>
            <w:tcW w:w="8942" w:type="dxa"/>
          </w:tcPr>
          <w:p w14:paraId="699D224B" w14:textId="77777777" w:rsidR="007D70E6" w:rsidRDefault="007D70E6">
            <w:pPr>
              <w:spacing w:line="300" w:lineRule="auto"/>
              <w:ind w:firstLineChars="200" w:firstLine="420"/>
              <w:rPr>
                <w:bCs/>
                <w:szCs w:val="21"/>
              </w:rPr>
            </w:pPr>
          </w:p>
          <w:p w14:paraId="3F5A1167" w14:textId="77777777" w:rsidR="007D70E6" w:rsidRDefault="007D70E6">
            <w:pPr>
              <w:spacing w:line="300" w:lineRule="auto"/>
              <w:jc w:val="left"/>
              <w:rPr>
                <w:bCs/>
                <w:szCs w:val="21"/>
              </w:rPr>
            </w:pPr>
          </w:p>
          <w:p w14:paraId="41917D07" w14:textId="77777777" w:rsidR="0062293F" w:rsidRDefault="0062293F">
            <w:pPr>
              <w:spacing w:line="300" w:lineRule="auto"/>
              <w:jc w:val="left"/>
              <w:rPr>
                <w:bCs/>
                <w:szCs w:val="21"/>
              </w:rPr>
            </w:pPr>
          </w:p>
          <w:p w14:paraId="268B3761" w14:textId="77777777" w:rsidR="0062293F" w:rsidRDefault="0062293F">
            <w:pPr>
              <w:spacing w:line="300" w:lineRule="auto"/>
              <w:jc w:val="left"/>
              <w:rPr>
                <w:bCs/>
                <w:szCs w:val="21"/>
              </w:rPr>
            </w:pPr>
          </w:p>
          <w:p w14:paraId="161FD3A7" w14:textId="77777777" w:rsidR="0062293F" w:rsidRDefault="0062293F">
            <w:pPr>
              <w:spacing w:line="300" w:lineRule="auto"/>
              <w:jc w:val="left"/>
              <w:rPr>
                <w:bCs/>
                <w:szCs w:val="21"/>
              </w:rPr>
            </w:pPr>
          </w:p>
          <w:p w14:paraId="00201C1F" w14:textId="77777777" w:rsidR="0062293F" w:rsidRDefault="0062293F">
            <w:pPr>
              <w:spacing w:line="300" w:lineRule="auto"/>
              <w:jc w:val="left"/>
              <w:rPr>
                <w:bCs/>
                <w:szCs w:val="21"/>
              </w:rPr>
            </w:pPr>
          </w:p>
          <w:p w14:paraId="35E0D2E7" w14:textId="77777777" w:rsidR="0062293F" w:rsidRDefault="0062293F">
            <w:pPr>
              <w:spacing w:line="300" w:lineRule="auto"/>
              <w:jc w:val="left"/>
              <w:rPr>
                <w:bCs/>
                <w:szCs w:val="21"/>
              </w:rPr>
            </w:pPr>
          </w:p>
          <w:p w14:paraId="7CC68AF9" w14:textId="77777777" w:rsidR="0062293F" w:rsidRDefault="0062293F">
            <w:pPr>
              <w:spacing w:line="300" w:lineRule="auto"/>
              <w:jc w:val="left"/>
              <w:rPr>
                <w:bCs/>
                <w:szCs w:val="21"/>
              </w:rPr>
            </w:pPr>
          </w:p>
          <w:p w14:paraId="76F1C50D" w14:textId="77777777" w:rsidR="0062293F" w:rsidRDefault="0062293F">
            <w:pPr>
              <w:spacing w:line="300" w:lineRule="auto"/>
              <w:jc w:val="left"/>
              <w:rPr>
                <w:bCs/>
                <w:szCs w:val="21"/>
              </w:rPr>
            </w:pPr>
          </w:p>
          <w:p w14:paraId="039B5A9D" w14:textId="77777777" w:rsidR="0062293F" w:rsidRDefault="0062293F">
            <w:pPr>
              <w:spacing w:line="300" w:lineRule="auto"/>
              <w:jc w:val="left"/>
              <w:rPr>
                <w:b/>
                <w:szCs w:val="21"/>
              </w:rPr>
            </w:pPr>
          </w:p>
          <w:p w14:paraId="18046EE5" w14:textId="77777777" w:rsidR="007D70E6" w:rsidRDefault="007D70E6">
            <w:pPr>
              <w:spacing w:line="300" w:lineRule="auto"/>
              <w:jc w:val="left"/>
              <w:rPr>
                <w:b/>
                <w:szCs w:val="21"/>
              </w:rPr>
            </w:pPr>
          </w:p>
          <w:p w14:paraId="4D4A9DFC" w14:textId="77777777" w:rsidR="007D70E6" w:rsidRDefault="007D70E6">
            <w:pPr>
              <w:spacing w:line="300" w:lineRule="auto"/>
              <w:jc w:val="left"/>
              <w:rPr>
                <w:b/>
                <w:szCs w:val="21"/>
              </w:rPr>
            </w:pPr>
          </w:p>
          <w:p w14:paraId="4E425FDC" w14:textId="77777777" w:rsidR="007D70E6" w:rsidRDefault="007D70E6">
            <w:pPr>
              <w:spacing w:line="300" w:lineRule="auto"/>
              <w:jc w:val="left"/>
              <w:rPr>
                <w:b/>
                <w:szCs w:val="21"/>
              </w:rPr>
            </w:pPr>
          </w:p>
          <w:p w14:paraId="76106763" w14:textId="77777777" w:rsidR="007D70E6" w:rsidRDefault="007D70E6">
            <w:pPr>
              <w:spacing w:line="300" w:lineRule="auto"/>
              <w:jc w:val="left"/>
              <w:rPr>
                <w:b/>
                <w:szCs w:val="21"/>
              </w:rPr>
            </w:pPr>
          </w:p>
          <w:p w14:paraId="289E6675" w14:textId="77777777" w:rsidR="007D70E6" w:rsidRDefault="00000000">
            <w:pPr>
              <w:spacing w:line="300" w:lineRule="auto"/>
              <w:ind w:firstLineChars="1900" w:firstLine="4006"/>
              <w:jc w:val="left"/>
              <w:rPr>
                <w:b/>
                <w:color w:val="000000"/>
                <w:szCs w:val="21"/>
                <w:u w:val="single"/>
              </w:rPr>
            </w:pPr>
            <w:r>
              <w:rPr>
                <w:rFonts w:hint="eastAsia"/>
                <w:b/>
                <w:color w:val="000000"/>
                <w:szCs w:val="21"/>
              </w:rPr>
              <w:t>专业负责人</w:t>
            </w:r>
            <w:r>
              <w:rPr>
                <w:b/>
                <w:color w:val="000000"/>
                <w:szCs w:val="21"/>
              </w:rPr>
              <w:t>（签字）</w:t>
            </w:r>
            <w:r>
              <w:rPr>
                <w:b/>
                <w:color w:val="000000"/>
                <w:szCs w:val="21"/>
              </w:rPr>
              <w:t xml:space="preserve"> </w:t>
            </w:r>
            <w:r>
              <w:rPr>
                <w:b/>
                <w:color w:val="000000"/>
                <w:szCs w:val="21"/>
                <w:u w:val="single"/>
              </w:rPr>
              <w:t xml:space="preserve">             </w:t>
            </w:r>
          </w:p>
          <w:p w14:paraId="3559FCFD" w14:textId="77777777" w:rsidR="007D70E6" w:rsidRDefault="007D70E6">
            <w:pPr>
              <w:spacing w:line="300" w:lineRule="auto"/>
              <w:jc w:val="left"/>
              <w:rPr>
                <w:rFonts w:eastAsia="黑体"/>
                <w:color w:val="FF0000"/>
                <w:szCs w:val="21"/>
                <w:u w:val="single"/>
              </w:rPr>
            </w:pPr>
          </w:p>
          <w:p w14:paraId="68F275D5" w14:textId="77777777" w:rsidR="007D70E6" w:rsidRDefault="00000000">
            <w:pPr>
              <w:spacing w:line="300" w:lineRule="auto"/>
              <w:ind w:firstLineChars="2700" w:firstLine="5670"/>
              <w:jc w:val="left"/>
              <w:rPr>
                <w:rFonts w:eastAsia="黑体"/>
                <w:szCs w:val="21"/>
              </w:rPr>
            </w:pPr>
            <w:r>
              <w:rPr>
                <w:rFonts w:eastAsia="黑体"/>
                <w:szCs w:val="21"/>
              </w:rPr>
              <w:t>202</w:t>
            </w:r>
            <w:r>
              <w:rPr>
                <w:rFonts w:eastAsia="黑体" w:hint="eastAsia"/>
                <w:szCs w:val="21"/>
              </w:rPr>
              <w:t>5</w:t>
            </w:r>
            <w:r>
              <w:rPr>
                <w:rFonts w:eastAsia="黑体"/>
                <w:color w:val="000000"/>
                <w:szCs w:val="21"/>
              </w:rPr>
              <w:t>年</w:t>
            </w:r>
            <w:r>
              <w:rPr>
                <w:rFonts w:eastAsia="黑体"/>
                <w:color w:val="000000"/>
                <w:szCs w:val="21"/>
              </w:rPr>
              <w:t xml:space="preserve"> 9</w:t>
            </w:r>
            <w:r>
              <w:rPr>
                <w:rFonts w:eastAsia="黑体"/>
                <w:color w:val="000000"/>
                <w:szCs w:val="21"/>
              </w:rPr>
              <w:t>月</w:t>
            </w:r>
            <w:r>
              <w:rPr>
                <w:rFonts w:eastAsia="黑体"/>
                <w:color w:val="000000"/>
                <w:szCs w:val="21"/>
              </w:rPr>
              <w:t xml:space="preserve"> </w:t>
            </w:r>
            <w:r>
              <w:rPr>
                <w:rFonts w:eastAsia="黑体" w:hint="eastAsia"/>
                <w:color w:val="000000"/>
                <w:szCs w:val="21"/>
              </w:rPr>
              <w:t>21</w:t>
            </w:r>
            <w:r>
              <w:rPr>
                <w:rFonts w:eastAsia="黑体"/>
                <w:color w:val="000000"/>
                <w:szCs w:val="21"/>
              </w:rPr>
              <w:t>日</w:t>
            </w:r>
          </w:p>
        </w:tc>
      </w:tr>
    </w:tbl>
    <w:p w14:paraId="0DDC5326" w14:textId="77777777" w:rsidR="007D70E6" w:rsidRDefault="007D70E6">
      <w:pPr>
        <w:tabs>
          <w:tab w:val="left" w:pos="862"/>
        </w:tabs>
        <w:jc w:val="left"/>
      </w:pPr>
    </w:p>
    <w:sectPr w:rsidR="007D70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18" w:right="1134" w:bottom="1134" w:left="1417" w:header="850"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6A004" w14:textId="77777777" w:rsidR="009D0807" w:rsidRDefault="009D0807">
      <w:r>
        <w:separator/>
      </w:r>
    </w:p>
  </w:endnote>
  <w:endnote w:type="continuationSeparator" w:id="0">
    <w:p w14:paraId="0677D20F" w14:textId="77777777" w:rsidR="009D0807" w:rsidRDefault="009D0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A254" w14:textId="77777777" w:rsidR="007D70E6"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rPr>
        <w:rStyle w:val="ae"/>
      </w:rPr>
      <w:t>- 2 -</w:t>
    </w:r>
    <w:r>
      <w:fldChar w:fldCharType="end"/>
    </w:r>
  </w:p>
  <w:p w14:paraId="68AFA44E" w14:textId="77777777" w:rsidR="007D70E6" w:rsidRDefault="007D70E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25BC" w14:textId="77777777" w:rsidR="007D70E6" w:rsidRDefault="00000000">
    <w:pPr>
      <w:pStyle w:val="a7"/>
      <w:framePr w:wrap="around" w:vAnchor="text" w:hAnchor="margin" w:xAlign="center" w:y="1"/>
      <w:rPr>
        <w:rStyle w:val="ae"/>
        <w:szCs w:val="18"/>
      </w:rPr>
    </w:pPr>
    <w:r>
      <w:rPr>
        <w:szCs w:val="18"/>
      </w:rPr>
      <w:fldChar w:fldCharType="begin"/>
    </w:r>
    <w:r>
      <w:rPr>
        <w:szCs w:val="18"/>
      </w:rPr>
      <w:instrText xml:space="preserve"> PAGE </w:instrText>
    </w:r>
    <w:r>
      <w:rPr>
        <w:szCs w:val="18"/>
      </w:rPr>
      <w:fldChar w:fldCharType="separate"/>
    </w:r>
    <w:r>
      <w:rPr>
        <w:szCs w:val="18"/>
      </w:rPr>
      <w:t>- 6 -</w:t>
    </w:r>
    <w:r>
      <w:rPr>
        <w:szCs w:val="18"/>
      </w:rPr>
      <w:fldChar w:fldCharType="end"/>
    </w:r>
  </w:p>
  <w:p w14:paraId="3774EE81" w14:textId="77777777" w:rsidR="007D70E6" w:rsidRDefault="00000000">
    <w:pPr>
      <w:jc w:val="right"/>
      <w:rPr>
        <w:sz w:val="28"/>
        <w:szCs w:val="28"/>
      </w:rPr>
    </w:pPr>
    <w:r>
      <w:rPr>
        <w:noProof/>
        <w:sz w:val="28"/>
        <w:szCs w:val="28"/>
      </w:rPr>
      <mc:AlternateContent>
        <mc:Choice Requires="wps">
          <w:drawing>
            <wp:anchor distT="0" distB="0" distL="114300" distR="114300" simplePos="0" relativeHeight="251659264" behindDoc="0" locked="0" layoutInCell="1" allowOverlap="1" wp14:anchorId="2B39064E" wp14:editId="45B396E8">
              <wp:simplePos x="0" y="0"/>
              <wp:positionH relativeFrom="column">
                <wp:posOffset>171450</wp:posOffset>
              </wp:positionH>
              <wp:positionV relativeFrom="paragraph">
                <wp:posOffset>-38735</wp:posOffset>
              </wp:positionV>
              <wp:extent cx="5746750" cy="0"/>
              <wp:effectExtent l="0" t="9525" r="6350" b="15875"/>
              <wp:wrapNone/>
              <wp:docPr id="2" name="直线 5"/>
              <wp:cNvGraphicFramePr/>
              <a:graphic xmlns:a="http://schemas.openxmlformats.org/drawingml/2006/main">
                <a:graphicData uri="http://schemas.microsoft.com/office/word/2010/wordprocessingShape">
                  <wps:wsp>
                    <wps:cNvCnPr/>
                    <wps:spPr>
                      <a:xfrm flipV="1">
                        <a:off x="0" y="0"/>
                        <a:ext cx="574675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w14:anchorId="5BF4C7E3" id="直线 5"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3.5pt,-3.05pt" to="466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G6HYsgEAAGkDAAAOAAAAZHJzL2Uyb0RvYy54bWysU0tv2zAMvg/YfxB0X+wWa7sZcXpo1l2G rcAed0aibAF6QdTi5N+PUtp0j8swzAdCIqmP5MfP69uDd2KPmWwMo7xY9VJgUFHbMI3y65f7V2+k oAJBg4sBR3lEkrebly/WSxrwMs7RacyCQQINSxrlXEoauo7UjB5oFRMGDpqYPRS+5qnTGRZG9667 7PvrbolZpxwVErF3ewrKTcM3BlX5ZAxhEW6U3FtpNje7q7bbrGGYMqTZqsc24B+68GADFz1DbaGA +J7tH1DeqhwpmrJS0XfRGKuwzcDTXPS/TfN5hoRtFiaH0pkm+n+w6uP+LjxkpmFJNFB6yHWKg8le GGfTN95pm4s7FYdG2/FMGx6KUOy8unl9fXPF7KqnWHeCqFApU3mP0Yt6GKWzoU4EA+w/UOGynPqU Ut0uiIVrvu0bHrAijIPC0D7pUVKY2mOKzup761x9Qnna3bks9lB33L66Vgb+Ja1W2QLNp7wWOm1/ RtDvghblmFiggWUqaw8etRQOWdX11HRSwLq/yeTSLnAHz5TW0y7qY2O6+XmfrcdH7VXB/Hxvr5// kM0PAAAA//8DAFBLAwQUAAYACAAAACEAgEEp/NwAAAAIAQAADwAAAGRycy9kb3ducmV2LnhtbEyP QWvCQBCF74X+h2UKXkQ3RrBtmo2UQgXBHtT+gDE7JmmzsyG7avz3ndJDPc57w3vfy5eDa9WZ+tB4 NjCbJqCIS28brgx87t8nT6BCRLbYeiYDVwqwLO7vcsysv/CWzrtYKQnhkKGBOsYu0zqUNTkMU98R i3f0vcMoZ19p2+NFwl2r0yRZaIcNS0ONHb3VVH7vTs5AGPPmY7uR0j3RMfkad6uVWxszehheX0BF GuL/M/ziCzoUwnTwJ7ZBtQbSR5kSDUwWM1DiP89TEQ5/gi5yfTug+AEAAP//AwBQSwECLQAUAAYA CAAAACEAtoM4kv4AAADhAQAAEwAAAAAAAAAAAAAAAAAAAAAAW0NvbnRlbnRfVHlwZXNdLnhtbFBL AQItABQABgAIAAAAIQA4/SH/1gAAAJQBAAALAAAAAAAAAAAAAAAAAC8BAABfcmVscy8ucmVsc1BL AQItABQABgAIAAAAIQCiG6HYsgEAAGkDAAAOAAAAAAAAAAAAAAAAAC4CAABkcnMvZTJvRG9jLnht bFBLAQItABQABgAIAAAAIQCAQSn83AAAAAgBAAAPAAAAAAAAAAAAAAAAAAwEAABkcnMvZG93bnJl di54bWxQSwUGAAAAAAQABADzAAAAFQUAAAAA " strokeweight="1.5pt"/>
          </w:pict>
        </mc:Fallback>
      </mc:AlternateContent>
    </w:r>
    <w:r>
      <w:rPr>
        <w:rFonts w:hint="eastAsia"/>
        <w:sz w:val="28"/>
        <w:szCs w:val="28"/>
      </w:rPr>
      <w:t>烟台科技学院</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5AFA" w14:textId="77777777" w:rsidR="007D70E6" w:rsidRDefault="007D70E6">
    <w:pPr>
      <w:spacing w:line="30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1611B" w14:textId="77777777" w:rsidR="009D0807" w:rsidRDefault="009D0807">
      <w:r>
        <w:separator/>
      </w:r>
    </w:p>
  </w:footnote>
  <w:footnote w:type="continuationSeparator" w:id="0">
    <w:p w14:paraId="73BAEED6" w14:textId="77777777" w:rsidR="009D0807" w:rsidRDefault="009D0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A8BA" w14:textId="77777777" w:rsidR="007D70E6" w:rsidRDefault="00000000">
    <w:pPr>
      <w:pStyle w:val="a8"/>
      <w:pBdr>
        <w:bottom w:val="single" w:sz="12" w:space="6" w:color="auto"/>
      </w:pBdr>
      <w:spacing w:line="0" w:lineRule="atLeast"/>
      <w:rPr>
        <w:sz w:val="21"/>
        <w:szCs w:val="21"/>
      </w:rPr>
    </w:pPr>
    <w:r>
      <w:rPr>
        <w:rFonts w:hint="eastAsia"/>
        <w:sz w:val="21"/>
        <w:szCs w:val="21"/>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862D" w14:textId="77777777" w:rsidR="007D70E6" w:rsidRDefault="00000000">
    <w:pPr>
      <w:pStyle w:val="a8"/>
      <w:pBdr>
        <w:bottom w:val="single" w:sz="12" w:space="12" w:color="auto"/>
      </w:pBdr>
      <w:spacing w:line="0" w:lineRule="atLeast"/>
      <w:rPr>
        <w:b/>
        <w:sz w:val="32"/>
        <w:szCs w:val="32"/>
      </w:rPr>
    </w:pPr>
    <w:r>
      <w:rPr>
        <w:rFonts w:hint="eastAsia"/>
        <w:b/>
        <w:sz w:val="32"/>
        <w:szCs w:val="32"/>
      </w:rPr>
      <w:t>毕业论文（</w:t>
    </w:r>
    <w:r>
      <w:rPr>
        <w:rFonts w:hint="eastAsia"/>
        <w:b/>
        <w:sz w:val="32"/>
        <w:szCs w:val="32"/>
      </w:rPr>
      <w:t>设计）开题报告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69F5" w14:textId="77777777" w:rsidR="007D70E6" w:rsidRDefault="007D70E6">
    <w:pPr>
      <w:pStyle w:val="a8"/>
      <w:pBdr>
        <w:bottom w:val="none" w:sz="0" w:space="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229F6"/>
    <w:multiLevelType w:val="multilevel"/>
    <w:tmpl w:val="7B1229F6"/>
    <w:lvl w:ilvl="0">
      <w:start w:val="1"/>
      <w:numFmt w:val="decimal"/>
      <w:suff w:val="nothing"/>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35890163">
    <w:abstractNumId w:val="0"/>
  </w:num>
</w:numbering>
</file>

<file path=word/people.xml><?xml version="1.0" encoding="utf-8"?>
<w15:people xmlns:w15="http://schemas.microsoft.com/office/word/2012/wordml">
  <w15:person w15:author="szz">
    <w15:presenceInfo w15:providerId="None" w15:userId="sz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5"/>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MwMjczYmRiZmZhZDc0MWFiMTk2NzQ4ZWU1NWRlOWEifQ=="/>
  </w:docVars>
  <w:rsids>
    <w:rsidRoot w:val="00895F76"/>
    <w:rsid w:val="000008A5"/>
    <w:rsid w:val="00002FFE"/>
    <w:rsid w:val="0002114D"/>
    <w:rsid w:val="00026B85"/>
    <w:rsid w:val="00027D3E"/>
    <w:rsid w:val="00030483"/>
    <w:rsid w:val="00032F9B"/>
    <w:rsid w:val="00034F30"/>
    <w:rsid w:val="00041B35"/>
    <w:rsid w:val="00042ECD"/>
    <w:rsid w:val="00050E0C"/>
    <w:rsid w:val="00052E1C"/>
    <w:rsid w:val="00054D4D"/>
    <w:rsid w:val="000654EA"/>
    <w:rsid w:val="000661AA"/>
    <w:rsid w:val="00066877"/>
    <w:rsid w:val="00067DED"/>
    <w:rsid w:val="00070A6A"/>
    <w:rsid w:val="000711BC"/>
    <w:rsid w:val="00072B31"/>
    <w:rsid w:val="000734BF"/>
    <w:rsid w:val="00073587"/>
    <w:rsid w:val="00077AA1"/>
    <w:rsid w:val="0008616B"/>
    <w:rsid w:val="00096666"/>
    <w:rsid w:val="000A0019"/>
    <w:rsid w:val="000A2B80"/>
    <w:rsid w:val="000A3938"/>
    <w:rsid w:val="000A76FA"/>
    <w:rsid w:val="000A7CCB"/>
    <w:rsid w:val="000B27C0"/>
    <w:rsid w:val="000B427F"/>
    <w:rsid w:val="000B43F0"/>
    <w:rsid w:val="000B44AB"/>
    <w:rsid w:val="000B56F3"/>
    <w:rsid w:val="000D1741"/>
    <w:rsid w:val="000D334A"/>
    <w:rsid w:val="000E0EBA"/>
    <w:rsid w:val="000E1584"/>
    <w:rsid w:val="000E4A72"/>
    <w:rsid w:val="001102A0"/>
    <w:rsid w:val="00110937"/>
    <w:rsid w:val="00122CF1"/>
    <w:rsid w:val="001234B9"/>
    <w:rsid w:val="00123D8E"/>
    <w:rsid w:val="00132682"/>
    <w:rsid w:val="00141ACF"/>
    <w:rsid w:val="00145DEB"/>
    <w:rsid w:val="00151226"/>
    <w:rsid w:val="00164AF8"/>
    <w:rsid w:val="00166F77"/>
    <w:rsid w:val="001670BB"/>
    <w:rsid w:val="0017232B"/>
    <w:rsid w:val="00172F43"/>
    <w:rsid w:val="00175F26"/>
    <w:rsid w:val="001769D1"/>
    <w:rsid w:val="00192B99"/>
    <w:rsid w:val="001957A4"/>
    <w:rsid w:val="001A026E"/>
    <w:rsid w:val="001A1100"/>
    <w:rsid w:val="001A1A52"/>
    <w:rsid w:val="001A2B24"/>
    <w:rsid w:val="001A3038"/>
    <w:rsid w:val="001A34E5"/>
    <w:rsid w:val="001B01E2"/>
    <w:rsid w:val="001B304B"/>
    <w:rsid w:val="001B7B3C"/>
    <w:rsid w:val="001D1B65"/>
    <w:rsid w:val="001D3DE8"/>
    <w:rsid w:val="001E1A6E"/>
    <w:rsid w:val="001E364D"/>
    <w:rsid w:val="001E3948"/>
    <w:rsid w:val="001E487E"/>
    <w:rsid w:val="001E63EF"/>
    <w:rsid w:val="001E7D33"/>
    <w:rsid w:val="001F2509"/>
    <w:rsid w:val="001F4FDE"/>
    <w:rsid w:val="001F60D9"/>
    <w:rsid w:val="00207E10"/>
    <w:rsid w:val="00216C4E"/>
    <w:rsid w:val="00216D3F"/>
    <w:rsid w:val="0022047F"/>
    <w:rsid w:val="00230197"/>
    <w:rsid w:val="00235C15"/>
    <w:rsid w:val="00236979"/>
    <w:rsid w:val="002540C9"/>
    <w:rsid w:val="00260D7E"/>
    <w:rsid w:val="00266BB3"/>
    <w:rsid w:val="002856B2"/>
    <w:rsid w:val="00286409"/>
    <w:rsid w:val="0029042D"/>
    <w:rsid w:val="00294024"/>
    <w:rsid w:val="00297452"/>
    <w:rsid w:val="002A1BF1"/>
    <w:rsid w:val="002A34D8"/>
    <w:rsid w:val="002B1B3B"/>
    <w:rsid w:val="002B431B"/>
    <w:rsid w:val="002C2724"/>
    <w:rsid w:val="002C2EA0"/>
    <w:rsid w:val="002C681E"/>
    <w:rsid w:val="002D62D4"/>
    <w:rsid w:val="002D7BBA"/>
    <w:rsid w:val="002E0335"/>
    <w:rsid w:val="002E0FBA"/>
    <w:rsid w:val="002E1119"/>
    <w:rsid w:val="002E11F1"/>
    <w:rsid w:val="002F26DA"/>
    <w:rsid w:val="002F6480"/>
    <w:rsid w:val="00301C9A"/>
    <w:rsid w:val="003054F4"/>
    <w:rsid w:val="00310BD4"/>
    <w:rsid w:val="0031543A"/>
    <w:rsid w:val="003167D2"/>
    <w:rsid w:val="00317F63"/>
    <w:rsid w:val="00324226"/>
    <w:rsid w:val="003253CB"/>
    <w:rsid w:val="00326405"/>
    <w:rsid w:val="003400A1"/>
    <w:rsid w:val="00353014"/>
    <w:rsid w:val="00373150"/>
    <w:rsid w:val="003862E8"/>
    <w:rsid w:val="003B35D6"/>
    <w:rsid w:val="003C09BB"/>
    <w:rsid w:val="003C0C0D"/>
    <w:rsid w:val="003D0812"/>
    <w:rsid w:val="003D2EAF"/>
    <w:rsid w:val="003D4C32"/>
    <w:rsid w:val="003E02E4"/>
    <w:rsid w:val="003E2EAA"/>
    <w:rsid w:val="003E4208"/>
    <w:rsid w:val="003E6ABE"/>
    <w:rsid w:val="00410C9E"/>
    <w:rsid w:val="00417E3B"/>
    <w:rsid w:val="00420413"/>
    <w:rsid w:val="00426554"/>
    <w:rsid w:val="004334C9"/>
    <w:rsid w:val="004404FD"/>
    <w:rsid w:val="004419D0"/>
    <w:rsid w:val="00442F4F"/>
    <w:rsid w:val="004449A4"/>
    <w:rsid w:val="004456D7"/>
    <w:rsid w:val="00447133"/>
    <w:rsid w:val="00455147"/>
    <w:rsid w:val="00456346"/>
    <w:rsid w:val="00456DE0"/>
    <w:rsid w:val="00465830"/>
    <w:rsid w:val="00483E4C"/>
    <w:rsid w:val="004B2080"/>
    <w:rsid w:val="004B2809"/>
    <w:rsid w:val="004B3731"/>
    <w:rsid w:val="004C075B"/>
    <w:rsid w:val="004D46A8"/>
    <w:rsid w:val="004D69EC"/>
    <w:rsid w:val="004E4287"/>
    <w:rsid w:val="00506110"/>
    <w:rsid w:val="00517F77"/>
    <w:rsid w:val="0052770B"/>
    <w:rsid w:val="005343B3"/>
    <w:rsid w:val="005440F9"/>
    <w:rsid w:val="0055239B"/>
    <w:rsid w:val="00560971"/>
    <w:rsid w:val="00575F70"/>
    <w:rsid w:val="005C694A"/>
    <w:rsid w:val="005D0002"/>
    <w:rsid w:val="005E3D8F"/>
    <w:rsid w:val="005F41E8"/>
    <w:rsid w:val="006033E8"/>
    <w:rsid w:val="00604F5C"/>
    <w:rsid w:val="00612290"/>
    <w:rsid w:val="006127DA"/>
    <w:rsid w:val="00621AE3"/>
    <w:rsid w:val="0062293F"/>
    <w:rsid w:val="00626931"/>
    <w:rsid w:val="00627305"/>
    <w:rsid w:val="00640FAF"/>
    <w:rsid w:val="00645C5E"/>
    <w:rsid w:val="006626BF"/>
    <w:rsid w:val="00664011"/>
    <w:rsid w:val="00666913"/>
    <w:rsid w:val="00671B51"/>
    <w:rsid w:val="00672FAB"/>
    <w:rsid w:val="00681529"/>
    <w:rsid w:val="006912DC"/>
    <w:rsid w:val="00693DA8"/>
    <w:rsid w:val="006977FA"/>
    <w:rsid w:val="006A70A1"/>
    <w:rsid w:val="006B07ED"/>
    <w:rsid w:val="006B1563"/>
    <w:rsid w:val="006B75C9"/>
    <w:rsid w:val="006B7A0D"/>
    <w:rsid w:val="006C4210"/>
    <w:rsid w:val="006D0E1E"/>
    <w:rsid w:val="006D7184"/>
    <w:rsid w:val="006E7421"/>
    <w:rsid w:val="006F71C4"/>
    <w:rsid w:val="0070517A"/>
    <w:rsid w:val="00710144"/>
    <w:rsid w:val="00714DBB"/>
    <w:rsid w:val="00735D4A"/>
    <w:rsid w:val="007447B8"/>
    <w:rsid w:val="007508EC"/>
    <w:rsid w:val="00761229"/>
    <w:rsid w:val="00771ABA"/>
    <w:rsid w:val="00777C07"/>
    <w:rsid w:val="00786B49"/>
    <w:rsid w:val="0078767E"/>
    <w:rsid w:val="00794B3D"/>
    <w:rsid w:val="007959E0"/>
    <w:rsid w:val="007D1190"/>
    <w:rsid w:val="007D70E6"/>
    <w:rsid w:val="007E06CE"/>
    <w:rsid w:val="007F3D47"/>
    <w:rsid w:val="008077B1"/>
    <w:rsid w:val="008123DD"/>
    <w:rsid w:val="00815AB0"/>
    <w:rsid w:val="00826309"/>
    <w:rsid w:val="00832D9A"/>
    <w:rsid w:val="00845A59"/>
    <w:rsid w:val="0087360B"/>
    <w:rsid w:val="00874470"/>
    <w:rsid w:val="0087634E"/>
    <w:rsid w:val="008763BA"/>
    <w:rsid w:val="00877131"/>
    <w:rsid w:val="008815FD"/>
    <w:rsid w:val="00885D6F"/>
    <w:rsid w:val="00886694"/>
    <w:rsid w:val="00886A59"/>
    <w:rsid w:val="00891D66"/>
    <w:rsid w:val="00895F76"/>
    <w:rsid w:val="008A442F"/>
    <w:rsid w:val="008B4DE8"/>
    <w:rsid w:val="008B5169"/>
    <w:rsid w:val="008D44DC"/>
    <w:rsid w:val="008D61D5"/>
    <w:rsid w:val="008E0F69"/>
    <w:rsid w:val="008E3999"/>
    <w:rsid w:val="008E65FD"/>
    <w:rsid w:val="008F76B3"/>
    <w:rsid w:val="00906CFA"/>
    <w:rsid w:val="00911176"/>
    <w:rsid w:val="0091307C"/>
    <w:rsid w:val="00921B91"/>
    <w:rsid w:val="0093274D"/>
    <w:rsid w:val="0094312B"/>
    <w:rsid w:val="00944B23"/>
    <w:rsid w:val="0095141D"/>
    <w:rsid w:val="00952235"/>
    <w:rsid w:val="00971798"/>
    <w:rsid w:val="00987A52"/>
    <w:rsid w:val="00990E2E"/>
    <w:rsid w:val="009A62C6"/>
    <w:rsid w:val="009A7995"/>
    <w:rsid w:val="009B0AD1"/>
    <w:rsid w:val="009B29E6"/>
    <w:rsid w:val="009C207C"/>
    <w:rsid w:val="009C32BC"/>
    <w:rsid w:val="009D0807"/>
    <w:rsid w:val="009D5BA8"/>
    <w:rsid w:val="009E2840"/>
    <w:rsid w:val="00A00FB0"/>
    <w:rsid w:val="00A01484"/>
    <w:rsid w:val="00A02982"/>
    <w:rsid w:val="00A14C45"/>
    <w:rsid w:val="00A16DAF"/>
    <w:rsid w:val="00A21973"/>
    <w:rsid w:val="00A3563C"/>
    <w:rsid w:val="00A4198B"/>
    <w:rsid w:val="00A43013"/>
    <w:rsid w:val="00A47589"/>
    <w:rsid w:val="00A60E41"/>
    <w:rsid w:val="00A76812"/>
    <w:rsid w:val="00A81510"/>
    <w:rsid w:val="00A8624B"/>
    <w:rsid w:val="00AC5DC3"/>
    <w:rsid w:val="00AC6A09"/>
    <w:rsid w:val="00AD1B5D"/>
    <w:rsid w:val="00AD4DD8"/>
    <w:rsid w:val="00AD5ECA"/>
    <w:rsid w:val="00AD72A4"/>
    <w:rsid w:val="00AE12AE"/>
    <w:rsid w:val="00AE3357"/>
    <w:rsid w:val="00AE4239"/>
    <w:rsid w:val="00B048AB"/>
    <w:rsid w:val="00B12F70"/>
    <w:rsid w:val="00B257ED"/>
    <w:rsid w:val="00B33BE3"/>
    <w:rsid w:val="00B33E96"/>
    <w:rsid w:val="00B37425"/>
    <w:rsid w:val="00B41BB6"/>
    <w:rsid w:val="00B4319D"/>
    <w:rsid w:val="00B436FB"/>
    <w:rsid w:val="00B46470"/>
    <w:rsid w:val="00B662A1"/>
    <w:rsid w:val="00B72FE1"/>
    <w:rsid w:val="00B74DBE"/>
    <w:rsid w:val="00B9045B"/>
    <w:rsid w:val="00B90FFC"/>
    <w:rsid w:val="00B931D4"/>
    <w:rsid w:val="00B95713"/>
    <w:rsid w:val="00BA7054"/>
    <w:rsid w:val="00BB0A34"/>
    <w:rsid w:val="00BB10DF"/>
    <w:rsid w:val="00BB7463"/>
    <w:rsid w:val="00BB7770"/>
    <w:rsid w:val="00BC6622"/>
    <w:rsid w:val="00BD4A1D"/>
    <w:rsid w:val="00BE4ABB"/>
    <w:rsid w:val="00BF490D"/>
    <w:rsid w:val="00BF7F47"/>
    <w:rsid w:val="00C0076F"/>
    <w:rsid w:val="00C01F4D"/>
    <w:rsid w:val="00C05B16"/>
    <w:rsid w:val="00C173D3"/>
    <w:rsid w:val="00C20E9C"/>
    <w:rsid w:val="00C22391"/>
    <w:rsid w:val="00C27F74"/>
    <w:rsid w:val="00C33B3C"/>
    <w:rsid w:val="00C442F6"/>
    <w:rsid w:val="00C51FB6"/>
    <w:rsid w:val="00C549AF"/>
    <w:rsid w:val="00C573B8"/>
    <w:rsid w:val="00C65746"/>
    <w:rsid w:val="00C83D13"/>
    <w:rsid w:val="00C9685A"/>
    <w:rsid w:val="00C97B9C"/>
    <w:rsid w:val="00CB65C2"/>
    <w:rsid w:val="00CD19D3"/>
    <w:rsid w:val="00CD1A8A"/>
    <w:rsid w:val="00CE02A3"/>
    <w:rsid w:val="00CE267B"/>
    <w:rsid w:val="00CE31F6"/>
    <w:rsid w:val="00CF5836"/>
    <w:rsid w:val="00D03E76"/>
    <w:rsid w:val="00D16A01"/>
    <w:rsid w:val="00D2799B"/>
    <w:rsid w:val="00D30B39"/>
    <w:rsid w:val="00D415F4"/>
    <w:rsid w:val="00D471CF"/>
    <w:rsid w:val="00D61B6D"/>
    <w:rsid w:val="00D61E5C"/>
    <w:rsid w:val="00D8276A"/>
    <w:rsid w:val="00DB06CF"/>
    <w:rsid w:val="00DB1C04"/>
    <w:rsid w:val="00DC6CD6"/>
    <w:rsid w:val="00DD0021"/>
    <w:rsid w:val="00DD5A3E"/>
    <w:rsid w:val="00DE52BA"/>
    <w:rsid w:val="00DF4BA6"/>
    <w:rsid w:val="00DF4DAE"/>
    <w:rsid w:val="00E03381"/>
    <w:rsid w:val="00E151D8"/>
    <w:rsid w:val="00E164C1"/>
    <w:rsid w:val="00E200C6"/>
    <w:rsid w:val="00E253E4"/>
    <w:rsid w:val="00E25DA5"/>
    <w:rsid w:val="00E34D94"/>
    <w:rsid w:val="00E433B6"/>
    <w:rsid w:val="00E454C9"/>
    <w:rsid w:val="00E46FB4"/>
    <w:rsid w:val="00E503AF"/>
    <w:rsid w:val="00E561A0"/>
    <w:rsid w:val="00E6636B"/>
    <w:rsid w:val="00E7547C"/>
    <w:rsid w:val="00E77A20"/>
    <w:rsid w:val="00E94F8B"/>
    <w:rsid w:val="00E9687B"/>
    <w:rsid w:val="00E96DC2"/>
    <w:rsid w:val="00EA499A"/>
    <w:rsid w:val="00EA590E"/>
    <w:rsid w:val="00EB1197"/>
    <w:rsid w:val="00EF2BB3"/>
    <w:rsid w:val="00EF3411"/>
    <w:rsid w:val="00EF39BB"/>
    <w:rsid w:val="00EF46FD"/>
    <w:rsid w:val="00F0563B"/>
    <w:rsid w:val="00F06315"/>
    <w:rsid w:val="00F10937"/>
    <w:rsid w:val="00F20918"/>
    <w:rsid w:val="00F21BFF"/>
    <w:rsid w:val="00F2248E"/>
    <w:rsid w:val="00F24811"/>
    <w:rsid w:val="00F26140"/>
    <w:rsid w:val="00F33277"/>
    <w:rsid w:val="00F42A16"/>
    <w:rsid w:val="00F50EDB"/>
    <w:rsid w:val="00F56138"/>
    <w:rsid w:val="00F60D21"/>
    <w:rsid w:val="00F64703"/>
    <w:rsid w:val="00F676F8"/>
    <w:rsid w:val="00F72F86"/>
    <w:rsid w:val="00F76E5C"/>
    <w:rsid w:val="00F81623"/>
    <w:rsid w:val="00F92668"/>
    <w:rsid w:val="00F93E35"/>
    <w:rsid w:val="00F968DF"/>
    <w:rsid w:val="00F96E3C"/>
    <w:rsid w:val="00F974C5"/>
    <w:rsid w:val="00FB4E39"/>
    <w:rsid w:val="00FC1D9E"/>
    <w:rsid w:val="00FE1192"/>
    <w:rsid w:val="00FE1D68"/>
    <w:rsid w:val="00FE6000"/>
    <w:rsid w:val="00FF0C27"/>
    <w:rsid w:val="00FF2E6D"/>
    <w:rsid w:val="00FF75E4"/>
    <w:rsid w:val="02496967"/>
    <w:rsid w:val="03015719"/>
    <w:rsid w:val="03863E70"/>
    <w:rsid w:val="046B67AA"/>
    <w:rsid w:val="07181283"/>
    <w:rsid w:val="072E0F75"/>
    <w:rsid w:val="08141DE5"/>
    <w:rsid w:val="08514CCB"/>
    <w:rsid w:val="08C26A84"/>
    <w:rsid w:val="0A051F93"/>
    <w:rsid w:val="0A063D3C"/>
    <w:rsid w:val="0C656D19"/>
    <w:rsid w:val="0D042FE9"/>
    <w:rsid w:val="0D0A3C2E"/>
    <w:rsid w:val="0D464A0F"/>
    <w:rsid w:val="0DCB4FB2"/>
    <w:rsid w:val="0F39623B"/>
    <w:rsid w:val="0F56644D"/>
    <w:rsid w:val="0F751453"/>
    <w:rsid w:val="11800479"/>
    <w:rsid w:val="147F0746"/>
    <w:rsid w:val="161C2B3E"/>
    <w:rsid w:val="176C53FF"/>
    <w:rsid w:val="18BC23B6"/>
    <w:rsid w:val="1A4B1C44"/>
    <w:rsid w:val="1AD82DAC"/>
    <w:rsid w:val="1B4A24FE"/>
    <w:rsid w:val="1B921659"/>
    <w:rsid w:val="1D1A76CF"/>
    <w:rsid w:val="1E872AED"/>
    <w:rsid w:val="1E8E0351"/>
    <w:rsid w:val="1EE50353"/>
    <w:rsid w:val="1F974FE3"/>
    <w:rsid w:val="20765541"/>
    <w:rsid w:val="25A8763E"/>
    <w:rsid w:val="266F0A68"/>
    <w:rsid w:val="26F471BF"/>
    <w:rsid w:val="27D32015"/>
    <w:rsid w:val="288672EE"/>
    <w:rsid w:val="2B125E66"/>
    <w:rsid w:val="2C923702"/>
    <w:rsid w:val="2D314CC9"/>
    <w:rsid w:val="2DAA05D8"/>
    <w:rsid w:val="2DFE26D1"/>
    <w:rsid w:val="328C4750"/>
    <w:rsid w:val="330A1E5B"/>
    <w:rsid w:val="33ED7470"/>
    <w:rsid w:val="34FA09EA"/>
    <w:rsid w:val="35D07049"/>
    <w:rsid w:val="365E5DB0"/>
    <w:rsid w:val="36663D9C"/>
    <w:rsid w:val="38C033A5"/>
    <w:rsid w:val="396F71A6"/>
    <w:rsid w:val="39925638"/>
    <w:rsid w:val="3AAC5463"/>
    <w:rsid w:val="3AB81979"/>
    <w:rsid w:val="3B660AAB"/>
    <w:rsid w:val="3CD63197"/>
    <w:rsid w:val="3E8808EC"/>
    <w:rsid w:val="3F6B5371"/>
    <w:rsid w:val="3FB377C0"/>
    <w:rsid w:val="3FEC1713"/>
    <w:rsid w:val="410B1E17"/>
    <w:rsid w:val="412613F0"/>
    <w:rsid w:val="42DB6AE7"/>
    <w:rsid w:val="42DC702D"/>
    <w:rsid w:val="43233E9B"/>
    <w:rsid w:val="43425F7F"/>
    <w:rsid w:val="43BF3501"/>
    <w:rsid w:val="46032B23"/>
    <w:rsid w:val="47190850"/>
    <w:rsid w:val="47A066B2"/>
    <w:rsid w:val="47B7500C"/>
    <w:rsid w:val="47C97525"/>
    <w:rsid w:val="482C17DC"/>
    <w:rsid w:val="492E5557"/>
    <w:rsid w:val="4A3C6604"/>
    <w:rsid w:val="4F283CB4"/>
    <w:rsid w:val="4F7C7BCE"/>
    <w:rsid w:val="51037E7B"/>
    <w:rsid w:val="531C7BD0"/>
    <w:rsid w:val="54057DA2"/>
    <w:rsid w:val="54CD7C4D"/>
    <w:rsid w:val="56F40992"/>
    <w:rsid w:val="574014E1"/>
    <w:rsid w:val="57F14631"/>
    <w:rsid w:val="57FC7273"/>
    <w:rsid w:val="5858782E"/>
    <w:rsid w:val="58886F1E"/>
    <w:rsid w:val="5AE42ACB"/>
    <w:rsid w:val="5B1F1D55"/>
    <w:rsid w:val="5C7A56E0"/>
    <w:rsid w:val="5D445AA3"/>
    <w:rsid w:val="5D775E79"/>
    <w:rsid w:val="5F4B64CE"/>
    <w:rsid w:val="607D2877"/>
    <w:rsid w:val="60D506B9"/>
    <w:rsid w:val="61240211"/>
    <w:rsid w:val="61C270C2"/>
    <w:rsid w:val="62DE42A4"/>
    <w:rsid w:val="6347009B"/>
    <w:rsid w:val="64694B64"/>
    <w:rsid w:val="64C86FBA"/>
    <w:rsid w:val="65533C99"/>
    <w:rsid w:val="658B1BA9"/>
    <w:rsid w:val="65F55B8D"/>
    <w:rsid w:val="6692787F"/>
    <w:rsid w:val="689A7044"/>
    <w:rsid w:val="68BB130F"/>
    <w:rsid w:val="68CB2657"/>
    <w:rsid w:val="69CA2B35"/>
    <w:rsid w:val="6A6372AD"/>
    <w:rsid w:val="6AC12383"/>
    <w:rsid w:val="6ACF2EA8"/>
    <w:rsid w:val="6AEF52A0"/>
    <w:rsid w:val="6B301415"/>
    <w:rsid w:val="6B9D1315"/>
    <w:rsid w:val="6D9F4537"/>
    <w:rsid w:val="6E4F6056"/>
    <w:rsid w:val="6F56669C"/>
    <w:rsid w:val="6FF32995"/>
    <w:rsid w:val="70622071"/>
    <w:rsid w:val="74331B00"/>
    <w:rsid w:val="76BF021D"/>
    <w:rsid w:val="7A6B2A20"/>
    <w:rsid w:val="7A83526A"/>
    <w:rsid w:val="7A904754"/>
    <w:rsid w:val="7BCB53EF"/>
    <w:rsid w:val="7D4F1BCF"/>
    <w:rsid w:val="7E5449BB"/>
    <w:rsid w:val="5387C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6CBE7"/>
  <w15:docId w15:val="{8F93D329-0C86-42BC-A8FA-8B383F4D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2">
    <w:name w:val="heading 2"/>
    <w:basedOn w:val="a"/>
    <w:next w:val="a"/>
    <w:link w:val="20"/>
    <w:unhideWhenUsed/>
    <w:qFormat/>
    <w:pPr>
      <w:keepNext/>
      <w:keepLines/>
      <w:spacing w:beforeLines="100" w:before="312" w:afterLines="50" w:after="156"/>
      <w:ind w:firstLineChars="200" w:firstLine="482"/>
      <w:outlineLvl w:val="1"/>
    </w:pPr>
    <w:rPr>
      <w:rFonts w:eastAsia="黑体"/>
      <w:b/>
      <w:sz w:val="24"/>
      <w:szCs w:val="24"/>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qFormat/>
    <w:pPr>
      <w:jc w:val="left"/>
    </w:pPr>
  </w:style>
  <w:style w:type="paragraph" w:styleId="a4">
    <w:name w:val="Body Text"/>
    <w:basedOn w:val="a"/>
    <w:qFormat/>
    <w:pPr>
      <w:jc w:val="left"/>
    </w:pPr>
    <w:rPr>
      <w:szCs w:val="24"/>
    </w:r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bottom w:val="single" w:sz="6" w:space="1" w:color="auto"/>
      </w:pBdr>
      <w:tabs>
        <w:tab w:val="center" w:pos="4153"/>
        <w:tab w:val="right" w:pos="8306"/>
      </w:tabs>
      <w:snapToGrid w:val="0"/>
      <w:jc w:val="center"/>
    </w:pPr>
    <w:rPr>
      <w:sz w:val="18"/>
    </w:rPr>
  </w:style>
  <w:style w:type="paragraph" w:styleId="a9">
    <w:name w:val="Normal (Web)"/>
    <w:basedOn w:val="a"/>
    <w:qFormat/>
    <w:rPr>
      <w:sz w:val="24"/>
    </w:rPr>
  </w:style>
  <w:style w:type="paragraph" w:styleId="aa">
    <w:name w:val="annotation subject"/>
    <w:basedOn w:val="a3"/>
    <w:next w:val="a3"/>
    <w:link w:val="ab"/>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page number"/>
    <w:qFormat/>
  </w:style>
  <w:style w:type="character" w:styleId="af">
    <w:name w:val="Emphasis"/>
    <w:basedOn w:val="a0"/>
    <w:qFormat/>
    <w:rPr>
      <w:i/>
    </w:rPr>
  </w:style>
  <w:style w:type="character" w:styleId="af0">
    <w:name w:val="annotation reference"/>
    <w:qFormat/>
    <w:rPr>
      <w:sz w:val="21"/>
      <w:szCs w:val="21"/>
    </w:rPr>
  </w:style>
  <w:style w:type="character" w:customStyle="1" w:styleId="20">
    <w:name w:val="标题 2 字符"/>
    <w:link w:val="2"/>
    <w:qFormat/>
    <w:rPr>
      <w:rFonts w:eastAsia="黑体"/>
      <w:b/>
      <w:kern w:val="2"/>
      <w:sz w:val="24"/>
      <w:szCs w:val="24"/>
    </w:rPr>
  </w:style>
  <w:style w:type="character" w:customStyle="1" w:styleId="1">
    <w:name w:val="批注文字 字符1"/>
    <w:link w:val="a3"/>
    <w:qFormat/>
    <w:rPr>
      <w:kern w:val="2"/>
      <w:sz w:val="21"/>
    </w:rPr>
  </w:style>
  <w:style w:type="character" w:customStyle="1" w:styleId="a6">
    <w:name w:val="批注框文本 字符"/>
    <w:link w:val="a5"/>
    <w:qFormat/>
    <w:rPr>
      <w:kern w:val="2"/>
      <w:sz w:val="18"/>
      <w:szCs w:val="18"/>
    </w:rPr>
  </w:style>
  <w:style w:type="character" w:customStyle="1" w:styleId="ab">
    <w:name w:val="批注主题 字符"/>
    <w:link w:val="aa"/>
    <w:qFormat/>
    <w:rPr>
      <w:b/>
      <w:bCs/>
      <w:kern w:val="2"/>
      <w:sz w:val="21"/>
    </w:rPr>
  </w:style>
  <w:style w:type="paragraph" w:customStyle="1" w:styleId="af1">
    <w:name w:val="段落"/>
    <w:basedOn w:val="a"/>
    <w:qFormat/>
    <w:pPr>
      <w:widowControl/>
      <w:adjustRightInd w:val="0"/>
      <w:spacing w:line="420" w:lineRule="exact"/>
      <w:ind w:firstLineChars="200" w:firstLine="520"/>
      <w:textAlignment w:val="baseline"/>
    </w:pPr>
    <w:rPr>
      <w:spacing w:val="10"/>
      <w:kern w:val="0"/>
      <w:sz w:val="24"/>
    </w:rPr>
  </w:style>
  <w:style w:type="character" w:customStyle="1" w:styleId="af2">
    <w:name w:val="批注文字 字符"/>
    <w:qFormat/>
    <w:rPr>
      <w:kern w:val="2"/>
      <w:sz w:val="21"/>
    </w:rPr>
  </w:style>
  <w:style w:type="character" w:customStyle="1" w:styleId="Char">
    <w:name w:val="批注文字 Char"/>
    <w:qFormat/>
    <w:rPr>
      <w:kern w:val="2"/>
      <w:sz w:val="21"/>
    </w:rPr>
  </w:style>
  <w:style w:type="paragraph" w:customStyle="1" w:styleId="af3">
    <w:name w:val="正文 + 小四"/>
    <w:basedOn w:val="a"/>
    <w:qFormat/>
    <w:pPr>
      <w:spacing w:line="360" w:lineRule="auto"/>
      <w:ind w:firstLineChars="200" w:firstLine="480"/>
    </w:pPr>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370084">
      <w:bodyDiv w:val="1"/>
      <w:marLeft w:val="0"/>
      <w:marRight w:val="0"/>
      <w:marTop w:val="0"/>
      <w:marBottom w:val="0"/>
      <w:divBdr>
        <w:top w:val="none" w:sz="0" w:space="0" w:color="auto"/>
        <w:left w:val="none" w:sz="0" w:space="0" w:color="auto"/>
        <w:bottom w:val="none" w:sz="0" w:space="0" w:color="auto"/>
        <w:right w:val="none" w:sz="0" w:space="0" w:color="auto"/>
      </w:divBdr>
    </w:div>
    <w:div w:id="1126194431">
      <w:bodyDiv w:val="1"/>
      <w:marLeft w:val="0"/>
      <w:marRight w:val="0"/>
      <w:marTop w:val="0"/>
      <w:marBottom w:val="0"/>
      <w:divBdr>
        <w:top w:val="none" w:sz="0" w:space="0" w:color="auto"/>
        <w:left w:val="none" w:sz="0" w:space="0" w:color="auto"/>
        <w:bottom w:val="none" w:sz="0" w:space="0" w:color="auto"/>
        <w:right w:val="none" w:sz="0" w:space="0" w:color="auto"/>
      </w:divBdr>
    </w:div>
    <w:div w:id="1496531914">
      <w:bodyDiv w:val="1"/>
      <w:marLeft w:val="0"/>
      <w:marRight w:val="0"/>
      <w:marTop w:val="0"/>
      <w:marBottom w:val="0"/>
      <w:divBdr>
        <w:top w:val="none" w:sz="0" w:space="0" w:color="auto"/>
        <w:left w:val="none" w:sz="0" w:space="0" w:color="auto"/>
        <w:bottom w:val="none" w:sz="0" w:space="0" w:color="auto"/>
        <w:right w:val="none" w:sz="0" w:space="0" w:color="auto"/>
      </w:divBdr>
    </w:div>
    <w:div w:id="1598950897">
      <w:bodyDiv w:val="1"/>
      <w:marLeft w:val="0"/>
      <w:marRight w:val="0"/>
      <w:marTop w:val="0"/>
      <w:marBottom w:val="0"/>
      <w:divBdr>
        <w:top w:val="none" w:sz="0" w:space="0" w:color="auto"/>
        <w:left w:val="none" w:sz="0" w:space="0" w:color="auto"/>
        <w:bottom w:val="none" w:sz="0" w:space="0" w:color="auto"/>
        <w:right w:val="none" w:sz="0" w:space="0" w:color="auto"/>
      </w:divBdr>
    </w:div>
    <w:div w:id="1774744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3006</Words>
  <Characters>3548</Characters>
  <Application>Microsoft Office Word</Application>
  <DocSecurity>0</DocSecurity>
  <Lines>131</Lines>
  <Paragraphs>91</Paragraphs>
  <ScaleCrop>false</ScaleCrop>
  <Company>教务处</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实践教学科</dc:creator>
  <cp:lastModifiedBy>雨辰 朱</cp:lastModifiedBy>
  <cp:revision>53</cp:revision>
  <cp:lastPrinted>2024-07-23T16:13:00Z</cp:lastPrinted>
  <dcterms:created xsi:type="dcterms:W3CDTF">2024-07-18T09:46:00Z</dcterms:created>
  <dcterms:modified xsi:type="dcterms:W3CDTF">2025-10-29T09:08:00Z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4ABB52B5926D4FBF910ABA623820DFFF_13</vt:lpwstr>
  </property>
  <property fmtid="{D5CDD505-2E9C-101B-9397-08002B2CF9AE}" pid="4" name="KSOTemplateDocerSaveRecord">
    <vt:lpwstr>eyJoZGlkIjoiNWEyYjkyNGMwY2JmN2M2NWFlMmY0MmNlMzJlYWZmYTIiLCJ1c2VySWQiOiI1MDY3MzA4NTUifQ==</vt:lpwstr>
  </property>
</Properties>
</file>